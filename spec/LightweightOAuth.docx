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78581219"/>
        <w:docPartObj>
          <w:docPartGallery w:val="Cover Pages"/>
          <w:docPartUnique/>
        </w:docPartObj>
      </w:sdtPr>
      <w:sdtEndPr>
        <w:rPr>
          <w:rFonts w:asciiTheme="minorHAnsi" w:eastAsiaTheme="minorEastAsia" w:hAnsiTheme="minorHAnsi" w:cstheme="minorBidi"/>
          <w:sz w:val="22"/>
          <w:szCs w:val="22"/>
          <w:lang w:eastAsia="ja-JP"/>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5" w:type="dxa"/>
              <w:left w:w="115" w:type="dxa"/>
              <w:bottom w:w="115" w:type="dxa"/>
              <w:right w:w="115" w:type="dxa"/>
            </w:tblCellMar>
            <w:tblLook w:val="01E0" w:firstRow="1" w:lastRow="1" w:firstColumn="1" w:lastColumn="1" w:noHBand="0" w:noVBand="0"/>
          </w:tblPr>
          <w:tblGrid>
            <w:gridCol w:w="5515"/>
            <w:gridCol w:w="4500"/>
          </w:tblGrid>
          <w:tr w:rsidR="00B37B75" w:rsidTr="009F0E79">
            <w:tc>
              <w:tcPr>
                <w:tcW w:w="5515" w:type="dxa"/>
              </w:tcPr>
              <w:p w:rsidR="00B37B75" w:rsidRDefault="00BB6C31" w:rsidP="006A1006">
                <w:pPr>
                  <w:pStyle w:val="Header"/>
                  <w:rPr>
                    <w:rFonts w:ascii="Arial" w:hAnsi="Arial" w:cs="Arial"/>
                    <w:b/>
                    <w:sz w:val="32"/>
                    <w:szCs w:val="32"/>
                  </w:rPr>
                </w:pPr>
                <w:r>
                  <w:rPr>
                    <w:rFonts w:eastAsiaTheme="majorEastAsia" w:cstheme="majorBidi"/>
                    <w:noProof/>
                  </w:rPr>
                  <mc:AlternateContent>
                    <mc:Choice Requires="wps">
                      <w:drawing>
                        <wp:anchor distT="0" distB="0" distL="114300" distR="114300" simplePos="0" relativeHeight="251662336" behindDoc="0" locked="0" layoutInCell="0" allowOverlap="1">
                          <wp:simplePos x="0" y="0"/>
                          <wp:positionH relativeFrom="rightMargin">
                            <wp:posOffset>99695</wp:posOffset>
                          </wp:positionH>
                          <wp:positionV relativeFrom="page">
                            <wp:posOffset>-241935</wp:posOffset>
                          </wp:positionV>
                          <wp:extent cx="90805" cy="10546715"/>
                          <wp:effectExtent l="13970" t="5715" r="9525" b="889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671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7.85pt;margin-top:-19.05pt;width:7.15pt;height:830.45pt;z-index:251662336;visibility:visible;mso-wrap-style:square;mso-width-percent:0;mso-height-percent:1050;mso-wrap-distance-left:9pt;mso-wrap-distance-top:0;mso-wrap-distance-right:9pt;mso-wrap-distance-bottom:0;mso-position-horizontal:absolute;mso-position-horizontal-relative:righ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3360" behindDoc="0" locked="0" layoutInCell="0" allowOverlap="1">
                          <wp:simplePos x="0" y="0"/>
                          <wp:positionH relativeFrom="leftMargin">
                            <wp:posOffset>442595</wp:posOffset>
                          </wp:positionH>
                          <wp:positionV relativeFrom="page">
                            <wp:posOffset>-241935</wp:posOffset>
                          </wp:positionV>
                          <wp:extent cx="90805" cy="10546715"/>
                          <wp:effectExtent l="13970" t="5715" r="9525" b="889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671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34.85pt;margin-top:-19.05pt;width:7.15pt;height:830.45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" o:allowincell="f" fillcolor="white [3212]" strokecolor="#31849b [2408]">
                          <w10:wrap anchorx="margin" anchory="page"/>
                        </v:rect>
                      </w:pict>
                    </mc:Fallback>
                  </mc:AlternateContent>
                </w:r>
                <w:r w:rsidR="00B37B75">
                  <w:rPr>
                    <w:b/>
                    <w:noProof/>
                  </w:rPr>
                  <w:drawing>
                    <wp:inline distT="0" distB="0" distL="0" distR="0" wp14:anchorId="5BE84BF7" wp14:editId="79B73884">
                      <wp:extent cx="1714500" cy="317500"/>
                      <wp:effectExtent l="19050" t="0" r="0" b="0"/>
                      <wp:docPr id="3" name="Picture 2" descr="inter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stage"/>
                              <pic:cNvPicPr>
                                <a:picLocks noChangeAspect="1" noChangeArrowheads="1"/>
                              </pic:cNvPicPr>
                            </pic:nvPicPr>
                            <pic:blipFill>
                              <a:blip r:embed="rId9" cstate="print"/>
                              <a:srcRect/>
                              <a:stretch>
                                <a:fillRect/>
                              </a:stretch>
                            </pic:blipFill>
                            <pic:spPr bwMode="auto">
                              <a:xfrm>
                                <a:off x="0" y="0"/>
                                <a:ext cx="1714500" cy="317500"/>
                              </a:xfrm>
                              <a:prstGeom prst="rect">
                                <a:avLst/>
                              </a:prstGeom>
                              <a:noFill/>
                              <a:ln w="9525">
                                <a:noFill/>
                                <a:miter lim="800000"/>
                                <a:headEnd/>
                                <a:tailEnd/>
                              </a:ln>
                            </pic:spPr>
                          </pic:pic>
                        </a:graphicData>
                      </a:graphic>
                    </wp:inline>
                  </w:drawing>
                </w:r>
                <w:r w:rsidR="00B37B75">
                  <w:rPr>
                    <w:rFonts w:ascii="Arial" w:hAnsi="Arial" w:cs="Arial"/>
                    <w:b/>
                    <w:sz w:val="32"/>
                    <w:szCs w:val="32"/>
                  </w:rPr>
                  <w:t xml:space="preserve"> </w:t>
                </w:r>
              </w:p>
              <w:p w:rsidR="00B37B75" w:rsidRDefault="007C3B68" w:rsidP="006A1006">
                <w:pPr>
                  <w:pStyle w:val="Header"/>
                </w:pPr>
                <w:r>
                  <w:rPr>
                    <w:rFonts w:ascii="Arial" w:hAnsi="Arial" w:cs="Arial"/>
                    <w:b/>
                    <w:sz w:val="32"/>
                    <w:szCs w:val="32"/>
                  </w:rPr>
                  <w:t>Interstage Support</w:t>
                </w:r>
              </w:p>
              <w:p w:rsidR="00B37B75" w:rsidRPr="00DD0C0D" w:rsidRDefault="00376041" w:rsidP="006A1006">
                <w:pPr>
                  <w:pStyle w:val="Header"/>
                  <w:rPr>
                    <w:rFonts w:ascii="Arial" w:hAnsi="Arial" w:cs="Arial"/>
                    <w:sz w:val="20"/>
                    <w:szCs w:val="20"/>
                  </w:rPr>
                </w:pPr>
                <w:r>
                  <w:rPr>
                    <w:rFonts w:ascii="Arial" w:hAnsi="Arial" w:cs="Arial"/>
                    <w:sz w:val="20"/>
                    <w:szCs w:val="20"/>
                  </w:rPr>
                  <w:t>Fujitsu America Inc.</w:t>
                </w:r>
                <w:r>
                  <w:rPr>
                    <w:rFonts w:ascii="Arial" w:hAnsi="Arial" w:cs="Arial"/>
                    <w:sz w:val="20"/>
                    <w:szCs w:val="20"/>
                  </w:rPr>
                  <w:br/>
                </w:r>
                <w:r w:rsidR="00B37B75" w:rsidRPr="00DD0C0D">
                  <w:rPr>
                    <w:rFonts w:ascii="Arial" w:hAnsi="Arial" w:cs="Arial"/>
                    <w:sz w:val="20"/>
                    <w:szCs w:val="20"/>
                  </w:rPr>
                  <w:t xml:space="preserve">1250 East </w:t>
                </w:r>
                <w:proofErr w:type="spellStart"/>
                <w:r w:rsidR="00B37B75" w:rsidRPr="00DD0C0D">
                  <w:rPr>
                    <w:rFonts w:ascii="Arial" w:hAnsi="Arial" w:cs="Arial"/>
                    <w:sz w:val="20"/>
                    <w:szCs w:val="20"/>
                  </w:rPr>
                  <w:t>Arques</w:t>
                </w:r>
                <w:proofErr w:type="spellEnd"/>
                <w:r w:rsidR="00B37B75" w:rsidRPr="00DD0C0D">
                  <w:rPr>
                    <w:rFonts w:ascii="Arial" w:hAnsi="Arial" w:cs="Arial"/>
                    <w:sz w:val="20"/>
                    <w:szCs w:val="20"/>
                  </w:rPr>
                  <w:t xml:space="preserve"> Avenue</w:t>
                </w:r>
                <w:r w:rsidR="00B37B75">
                  <w:rPr>
                    <w:rFonts w:ascii="Arial" w:hAnsi="Arial" w:cs="Arial"/>
                    <w:sz w:val="20"/>
                    <w:szCs w:val="20"/>
                  </w:rPr>
                  <w:br/>
                </w:r>
                <w:r w:rsidR="00B37B75" w:rsidRPr="00DD0C0D">
                  <w:rPr>
                    <w:rFonts w:ascii="Arial" w:hAnsi="Arial" w:cs="Arial"/>
                    <w:sz w:val="20"/>
                    <w:szCs w:val="20"/>
                  </w:rPr>
                  <w:t>Sunnyvale, CA 94085</w:t>
                </w:r>
              </w:p>
            </w:tc>
            <w:tc>
              <w:tcPr>
                <w:tcW w:w="4500" w:type="dxa"/>
              </w:tcPr>
              <w:p w:rsidR="00B37B75" w:rsidRDefault="009F0E79" w:rsidP="009F0E79">
                <w:pPr>
                  <w:pStyle w:val="Header"/>
                  <w:jc w:val="center"/>
                  <w:rPr>
                    <w:rFonts w:ascii="Arial" w:hAnsi="Arial" w:cs="Arial"/>
                    <w:b/>
                    <w:sz w:val="32"/>
                    <w:szCs w:val="32"/>
                  </w:rPr>
                </w:pPr>
                <w:r>
                  <w:rPr>
                    <w:rFonts w:ascii="Arial" w:hAnsi="Arial" w:cs="Arial"/>
                    <w:b/>
                    <w:noProof/>
                    <w:sz w:val="32"/>
                    <w:szCs w:val="32"/>
                  </w:rPr>
                  <w:drawing>
                    <wp:inline distT="0" distB="0" distL="0" distR="0" wp14:anchorId="05000E7A" wp14:editId="6E380ECC">
                      <wp:extent cx="1814601" cy="1028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814601" cy="1028700"/>
                              </a:xfrm>
                              <a:prstGeom prst="rect">
                                <a:avLst/>
                              </a:prstGeom>
                              <a:noFill/>
                              <a:ln w="9525">
                                <a:noFill/>
                                <a:miter lim="800000"/>
                                <a:headEnd/>
                                <a:tailEnd/>
                              </a:ln>
                            </pic:spPr>
                          </pic:pic>
                        </a:graphicData>
                      </a:graphic>
                    </wp:inline>
                  </w:drawing>
                </w:r>
              </w:p>
            </w:tc>
          </w:tr>
        </w:tbl>
        <w:p w:rsidR="00B37B75" w:rsidRDefault="00BB6C31">
          <w:pPr>
            <w:pStyle w:val="NoSpacing"/>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60288" behindDoc="0" locked="0" layoutInCell="0" allowOverlap="1">
                    <wp:simplePos x="0" y="0"/>
                    <wp:positionH relativeFrom="page">
                      <wp:align>center</wp:align>
                    </wp:positionH>
                    <wp:positionV relativeFrom="page">
                      <wp:align>bottom</wp:align>
                    </wp:positionV>
                    <wp:extent cx="8138795" cy="807085"/>
                    <wp:effectExtent l="9525" t="9525" r="12700" b="635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80708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0.85pt;height:63.5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" o:allowincell="f" fillcolor="#4bacc6 [3208]" strokecolor="#31849b [2408]">
                    <w10:wrap anchorx="page" anchory="page"/>
                  </v:rect>
                </w:pict>
              </mc:Fallback>
            </mc:AlternateContent>
          </w:r>
          <w:r>
            <w:rPr>
              <w:rFonts w:eastAsiaTheme="majorEastAsia" w:cstheme="majorBidi"/>
              <w:noProof/>
            </w:rPr>
            <mc:AlternateContent>
              <mc:Choice Requires="wps">
                <w:drawing>
                  <wp:anchor distT="0" distB="0" distL="114300" distR="114300" simplePos="0" relativeHeight="251661312" behindDoc="0" locked="0" layoutInCell="0" allowOverlap="1">
                    <wp:simplePos x="0" y="0"/>
                    <wp:positionH relativeFrom="page">
                      <wp:align>center</wp:align>
                    </wp:positionH>
                    <wp:positionV relativeFrom="topMargin">
                      <wp:align>top</wp:align>
                    </wp:positionV>
                    <wp:extent cx="8138795" cy="807085"/>
                    <wp:effectExtent l="9525" t="9525" r="12700" b="635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80708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0.85pt;height:63.5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" o:allowincell="f" fillcolor="#4bacc6 [3208]" strokecolor="#31849b [2408]">
                    <w10:wrap anchorx="page" anchory="margin"/>
                  </v:rect>
                </w:pict>
              </mc:Fallback>
            </mc:AlternateContent>
          </w:r>
        </w:p>
        <w:p w:rsidR="00B37B75" w:rsidRDefault="00877483" w:rsidP="00AC6ADD">
          <w:pPr>
            <w:pStyle w:val="NoSpacing"/>
            <w:rPr>
              <w:rFonts w:asciiTheme="majorHAnsi" w:eastAsiaTheme="majorEastAsia" w:hAnsiTheme="majorHAnsi" w:cstheme="majorBidi"/>
              <w:sz w:val="36"/>
              <w:szCs w:val="36"/>
            </w:rPr>
          </w:pPr>
          <w:sdt>
            <w:sdtPr>
              <w:rPr>
                <w:rFonts w:eastAsiaTheme="majorEastAsia" w:cstheme="minorHAnsi"/>
                <w:color w:val="17365D" w:themeColor="text2" w:themeShade="BF"/>
                <w:spacing w:val="5"/>
                <w:kern w:val="28"/>
                <w:sz w:val="52"/>
                <w:szCs w:val="52"/>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r w:rsidR="00BE6C54">
                <w:rPr>
                  <w:rFonts w:eastAsiaTheme="majorEastAsia" w:cstheme="minorHAnsi"/>
                  <w:color w:val="17365D" w:themeColor="text2" w:themeShade="BF"/>
                  <w:spacing w:val="5"/>
                  <w:kern w:val="28"/>
                  <w:sz w:val="52"/>
                  <w:szCs w:val="52"/>
                </w:rPr>
                <w:t xml:space="preserve">SSOFI </w:t>
              </w:r>
              <w:r w:rsidR="00273548">
                <w:rPr>
                  <w:rFonts w:eastAsiaTheme="majorEastAsia" w:cstheme="minorHAnsi"/>
                  <w:color w:val="17365D" w:themeColor="text2" w:themeShade="BF"/>
                  <w:spacing w:val="5"/>
                  <w:kern w:val="28"/>
                  <w:sz w:val="52"/>
                  <w:szCs w:val="52"/>
                </w:rPr>
                <w:t xml:space="preserve">Lightweight </w:t>
              </w:r>
              <w:r w:rsidR="00DB50B6">
                <w:rPr>
                  <w:rFonts w:eastAsiaTheme="majorEastAsia" w:cstheme="minorHAnsi"/>
                  <w:color w:val="17365D" w:themeColor="text2" w:themeShade="BF"/>
                  <w:spacing w:val="5"/>
                  <w:kern w:val="28"/>
                  <w:sz w:val="52"/>
                  <w:szCs w:val="52"/>
                </w:rPr>
                <w:t>Authentication</w:t>
              </w:r>
              <w:r w:rsidR="00BE6C54">
                <w:rPr>
                  <w:rFonts w:eastAsiaTheme="majorEastAsia" w:cstheme="minorHAnsi"/>
                  <w:color w:val="17365D" w:themeColor="text2" w:themeShade="BF"/>
                  <w:spacing w:val="5"/>
                  <w:kern w:val="28"/>
                  <w:sz w:val="52"/>
                  <w:szCs w:val="52"/>
                </w:rPr>
                <w:t xml:space="preserve"> Protocol (SLAP)</w:t>
              </w:r>
            </w:sdtContent>
          </w:sdt>
        </w:p>
        <w:p w:rsidR="00B37B75" w:rsidRDefault="00B37B75">
          <w:pPr>
            <w:pStyle w:val="NoSpacing"/>
            <w:rPr>
              <w:rFonts w:asciiTheme="majorHAnsi" w:eastAsiaTheme="majorEastAsia" w:hAnsiTheme="majorHAnsi" w:cstheme="majorBidi"/>
              <w:sz w:val="36"/>
              <w:szCs w:val="36"/>
            </w:rPr>
          </w:pPr>
        </w:p>
        <w:p w:rsidR="00B37B75" w:rsidRDefault="00B37B75">
          <w:pPr>
            <w:pStyle w:val="NoSpacing"/>
            <w:rPr>
              <w:rFonts w:asciiTheme="majorHAnsi" w:eastAsiaTheme="majorEastAsia" w:hAnsiTheme="majorHAnsi" w:cstheme="majorBidi"/>
              <w:sz w:val="36"/>
              <w:szCs w:val="36"/>
            </w:rPr>
          </w:pPr>
        </w:p>
        <w:p w:rsidR="00AC6ADD" w:rsidRDefault="00356C24" w:rsidP="00356C24">
          <w:pPr>
            <w:pStyle w:val="NoSpacing"/>
            <w:tabs>
              <w:tab w:val="right" w:pos="1620"/>
              <w:tab w:val="left" w:pos="1800"/>
            </w:tabs>
          </w:pPr>
          <w:r>
            <w:tab/>
            <w:t xml:space="preserve">Updated: </w:t>
          </w:r>
          <w:r>
            <w:tab/>
          </w:r>
          <w:r w:rsidR="008272F7">
            <w:fldChar w:fldCharType="begin"/>
          </w:r>
          <w:r w:rsidR="008272F7">
            <w:instrText xml:space="preserve"> SAVEDATE  \@ "d MMMM yyyy"  \* MERGEFORMAT </w:instrText>
          </w:r>
          <w:r w:rsidR="008272F7">
            <w:fldChar w:fldCharType="separate"/>
          </w:r>
          <w:ins w:id="0" w:author="Author">
            <w:r w:rsidR="00773E35">
              <w:rPr>
                <w:noProof/>
              </w:rPr>
              <w:t>17 September 2015</w:t>
            </w:r>
            <w:del w:id="1" w:author="Author">
              <w:r w:rsidR="00A27857" w:rsidDel="00773E35">
                <w:rPr>
                  <w:noProof/>
                </w:rPr>
                <w:delText>17 September 2015</w:delText>
              </w:r>
            </w:del>
          </w:ins>
          <w:del w:id="2" w:author="Author">
            <w:r w:rsidR="0041167D" w:rsidDel="00773E35">
              <w:rPr>
                <w:noProof/>
              </w:rPr>
              <w:delText>14 September 2015</w:delText>
            </w:r>
          </w:del>
          <w:r w:rsidR="008272F7">
            <w:rPr>
              <w:noProof/>
            </w:rPr>
            <w:fldChar w:fldCharType="end"/>
          </w:r>
        </w:p>
        <w:p w:rsidR="00B37B75" w:rsidRDefault="00356C24" w:rsidP="00356C24">
          <w:pPr>
            <w:pStyle w:val="NoSpacing"/>
            <w:tabs>
              <w:tab w:val="right" w:pos="1620"/>
              <w:tab w:val="left" w:pos="1800"/>
            </w:tabs>
          </w:pPr>
          <w:r>
            <w:tab/>
            <w:t xml:space="preserve">Editor: </w:t>
          </w:r>
          <w:r>
            <w:tab/>
          </w:r>
          <w:r w:rsidR="00DB50B6">
            <w:t>Keith Swenson</w:t>
          </w:r>
        </w:p>
        <w:p w:rsidR="00B37B75" w:rsidRDefault="00B37B75" w:rsidP="00356C24">
          <w:pPr>
            <w:pStyle w:val="NoSpacing"/>
            <w:tabs>
              <w:tab w:val="right" w:pos="1620"/>
              <w:tab w:val="left" w:pos="1800"/>
            </w:tabs>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i/>
              <w:lang w:eastAsia="ja-JP"/>
            </w:rPr>
          </w:pPr>
        </w:p>
        <w:p w:rsidR="00FF04E9" w:rsidRDefault="00FF04E9">
          <w:pPr>
            <w:spacing w:before="0" w:after="200"/>
            <w:rPr>
              <w:i/>
              <w:lang w:eastAsia="ja-JP"/>
            </w:rPr>
          </w:pPr>
        </w:p>
        <w:p w:rsidR="00FF04E9" w:rsidRPr="00FF04E9" w:rsidRDefault="00FF04E9">
          <w:pPr>
            <w:spacing w:before="0" w:after="200"/>
            <w:rPr>
              <w:i/>
              <w:lang w:eastAsia="ja-JP"/>
            </w:rPr>
          </w:pPr>
        </w:p>
        <w:p w:rsidR="00AC6ADD" w:rsidRPr="007B356E" w:rsidRDefault="008768DA">
          <w:pPr>
            <w:spacing w:before="0" w:after="200"/>
            <w:rPr>
              <w:rFonts w:ascii="Arial" w:hAnsi="Arial" w:cs="Arial"/>
              <w:i/>
              <w:sz w:val="20"/>
              <w:szCs w:val="20"/>
            </w:rPr>
          </w:pPr>
          <w:r>
            <w:rPr>
              <w:rFonts w:ascii="Arial" w:hAnsi="Arial" w:cs="Arial"/>
              <w:i/>
              <w:sz w:val="20"/>
              <w:szCs w:val="20"/>
            </w:rPr>
            <w:t xml:space="preserve">This </w:t>
          </w:r>
          <w:r w:rsidR="00DB50B6">
            <w:rPr>
              <w:rFonts w:ascii="Arial" w:hAnsi="Arial" w:cs="Arial"/>
              <w:i/>
              <w:sz w:val="20"/>
              <w:szCs w:val="20"/>
            </w:rPr>
            <w:t xml:space="preserve">is a design document for a </w:t>
          </w:r>
          <w:r w:rsidR="00273548">
            <w:rPr>
              <w:rFonts w:ascii="Arial" w:hAnsi="Arial" w:cs="Arial"/>
              <w:i/>
              <w:sz w:val="20"/>
              <w:szCs w:val="20"/>
            </w:rPr>
            <w:t>protocol for the SSOFI Provider to allow for three-party authenti</w:t>
          </w:r>
          <w:ins w:id="3" w:author="Author">
            <w:r w:rsidR="0041167D">
              <w:rPr>
                <w:rFonts w:ascii="Arial" w:hAnsi="Arial" w:cs="Arial"/>
                <w:i/>
                <w:sz w:val="20"/>
                <w:szCs w:val="20"/>
              </w:rPr>
              <w:t>c</w:t>
            </w:r>
          </w:ins>
          <w:r w:rsidR="00273548">
            <w:rPr>
              <w:rFonts w:ascii="Arial" w:hAnsi="Arial" w:cs="Arial"/>
              <w:i/>
              <w:sz w:val="20"/>
              <w:szCs w:val="20"/>
            </w:rPr>
            <w:t>ation</w:t>
          </w:r>
          <w:r w:rsidR="00DB50B6">
            <w:rPr>
              <w:rFonts w:ascii="Arial" w:hAnsi="Arial" w:cs="Arial"/>
              <w:i/>
              <w:sz w:val="20"/>
              <w:szCs w:val="20"/>
            </w:rPr>
            <w:t xml:space="preserve">.  </w:t>
          </w:r>
        </w:p>
        <w:p w:rsidR="00BC7CF8" w:rsidRPr="00B37B75" w:rsidRDefault="00877483" w:rsidP="00B37B75">
          <w:pPr>
            <w:spacing w:before="0" w:after="200"/>
            <w:rPr>
              <w:lang w:eastAsia="ja-JP"/>
            </w:rPr>
          </w:pPr>
        </w:p>
      </w:sdtContent>
    </w:sdt>
    <w:p w:rsidR="00BC7CF8" w:rsidRPr="001B17DF" w:rsidRDefault="00BC7CF8" w:rsidP="00CB516A">
      <w:pPr>
        <w:pStyle w:val="Title"/>
        <w:spacing w:after="0"/>
        <w:rPr>
          <w:rFonts w:asciiTheme="minorHAnsi" w:hAnsiTheme="minorHAnsi" w:cstheme="minorHAnsi"/>
        </w:rPr>
      </w:pPr>
    </w:p>
    <w:p w:rsidR="007B356E" w:rsidRDefault="007B356E" w:rsidP="007B356E">
      <w:pPr>
        <w:pageBreakBefore/>
        <w:rPr>
          <w:rFonts w:asciiTheme="majorHAnsi" w:eastAsia="Times New Roman" w:hAnsiTheme="majorHAnsi" w:cs="Arial"/>
          <w:b/>
          <w:bCs/>
          <w:color w:val="4F81BD" w:themeColor="accent1"/>
          <w:kern w:val="32"/>
          <w:sz w:val="40"/>
          <w:szCs w:val="32"/>
          <w:lang w:eastAsia="ja-JP"/>
        </w:rPr>
      </w:pPr>
      <w:r w:rsidRPr="007B356E">
        <w:rPr>
          <w:rFonts w:asciiTheme="majorHAnsi" w:eastAsia="Times New Roman" w:hAnsiTheme="majorHAnsi" w:cs="Arial"/>
          <w:b/>
          <w:bCs/>
          <w:color w:val="4F81BD" w:themeColor="accent1"/>
          <w:kern w:val="32"/>
          <w:sz w:val="40"/>
          <w:szCs w:val="32"/>
          <w:lang w:eastAsia="ja-JP"/>
        </w:rPr>
        <w:lastRenderedPageBreak/>
        <w:t>Table of Contents</w:t>
      </w:r>
    </w:p>
    <w:sdt>
      <w:sdtPr>
        <w:id w:val="68469032"/>
        <w:docPartObj>
          <w:docPartGallery w:val="Table of Contents"/>
          <w:docPartUnique/>
        </w:docPartObj>
      </w:sdtPr>
      <w:sdtEndPr/>
      <w:sdtContent>
        <w:p w:rsidR="003048A7" w:rsidRDefault="007B356E">
          <w:pPr>
            <w:pStyle w:val="TOC1"/>
            <w:tabs>
              <w:tab w:val="left" w:pos="440"/>
              <w:tab w:val="right" w:leader="dot" w:pos="10070"/>
            </w:tabs>
            <w:rPr>
              <w:noProof/>
            </w:rPr>
          </w:pPr>
          <w:r>
            <w:fldChar w:fldCharType="begin"/>
          </w:r>
          <w:r>
            <w:instrText xml:space="preserve"> TOC \o "1-3" \h \z \u </w:instrText>
          </w:r>
          <w:r>
            <w:fldChar w:fldCharType="separate"/>
          </w:r>
          <w:hyperlink w:anchor="_Toc429993505" w:history="1">
            <w:r w:rsidR="003048A7" w:rsidRPr="002E31DC">
              <w:rPr>
                <w:rStyle w:val="Hyperlink"/>
                <w:noProof/>
                <w:lang w:eastAsia="ja-JP"/>
              </w:rPr>
              <w:t>1</w:t>
            </w:r>
            <w:r w:rsidR="003048A7">
              <w:rPr>
                <w:noProof/>
              </w:rPr>
              <w:tab/>
            </w:r>
            <w:r w:rsidR="003048A7" w:rsidRPr="002E31DC">
              <w:rPr>
                <w:rStyle w:val="Hyperlink"/>
                <w:noProof/>
                <w:lang w:eastAsia="ja-JP"/>
              </w:rPr>
              <w:t>Executive Summary</w:t>
            </w:r>
            <w:r w:rsidR="003048A7">
              <w:rPr>
                <w:noProof/>
                <w:webHidden/>
              </w:rPr>
              <w:tab/>
            </w:r>
            <w:r w:rsidR="003048A7">
              <w:rPr>
                <w:noProof/>
                <w:webHidden/>
              </w:rPr>
              <w:fldChar w:fldCharType="begin"/>
            </w:r>
            <w:r w:rsidR="003048A7">
              <w:rPr>
                <w:noProof/>
                <w:webHidden/>
              </w:rPr>
              <w:instrText xml:space="preserve"> PAGEREF _Toc429993505 \h </w:instrText>
            </w:r>
            <w:r w:rsidR="003048A7">
              <w:rPr>
                <w:noProof/>
                <w:webHidden/>
              </w:rPr>
            </w:r>
            <w:r w:rsidR="003048A7">
              <w:rPr>
                <w:noProof/>
                <w:webHidden/>
              </w:rPr>
              <w:fldChar w:fldCharType="separate"/>
            </w:r>
            <w:r w:rsidR="00AE3D4E">
              <w:rPr>
                <w:noProof/>
                <w:webHidden/>
              </w:rPr>
              <w:t>2</w:t>
            </w:r>
            <w:r w:rsidR="003048A7">
              <w:rPr>
                <w:noProof/>
                <w:webHidden/>
              </w:rPr>
              <w:fldChar w:fldCharType="end"/>
            </w:r>
          </w:hyperlink>
        </w:p>
        <w:p w:rsidR="003048A7" w:rsidRDefault="00877483">
          <w:pPr>
            <w:pStyle w:val="TOC1"/>
            <w:tabs>
              <w:tab w:val="left" w:pos="440"/>
              <w:tab w:val="right" w:leader="dot" w:pos="10070"/>
            </w:tabs>
            <w:rPr>
              <w:noProof/>
            </w:rPr>
          </w:pPr>
          <w:hyperlink w:anchor="_Toc429993506" w:history="1">
            <w:r w:rsidR="003048A7" w:rsidRPr="002E31DC">
              <w:rPr>
                <w:rStyle w:val="Hyperlink"/>
                <w:noProof/>
                <w:lang w:eastAsia="ja-JP"/>
              </w:rPr>
              <w:t>2</w:t>
            </w:r>
            <w:r w:rsidR="003048A7">
              <w:rPr>
                <w:noProof/>
              </w:rPr>
              <w:tab/>
            </w:r>
            <w:r w:rsidR="003048A7" w:rsidRPr="002E31DC">
              <w:rPr>
                <w:rStyle w:val="Hyperlink"/>
                <w:noProof/>
                <w:lang w:eastAsia="ja-JP"/>
              </w:rPr>
              <w:t>Standard Three Party Interaction</w:t>
            </w:r>
            <w:r w:rsidR="003048A7">
              <w:rPr>
                <w:noProof/>
                <w:webHidden/>
              </w:rPr>
              <w:tab/>
            </w:r>
            <w:r w:rsidR="003048A7">
              <w:rPr>
                <w:noProof/>
                <w:webHidden/>
              </w:rPr>
              <w:fldChar w:fldCharType="begin"/>
            </w:r>
            <w:r w:rsidR="003048A7">
              <w:rPr>
                <w:noProof/>
                <w:webHidden/>
              </w:rPr>
              <w:instrText xml:space="preserve"> PAGEREF _Toc429993506 \h </w:instrText>
            </w:r>
            <w:r w:rsidR="003048A7">
              <w:rPr>
                <w:noProof/>
                <w:webHidden/>
              </w:rPr>
            </w:r>
            <w:r w:rsidR="003048A7">
              <w:rPr>
                <w:noProof/>
                <w:webHidden/>
              </w:rPr>
              <w:fldChar w:fldCharType="separate"/>
            </w:r>
            <w:r w:rsidR="00AE3D4E">
              <w:rPr>
                <w:noProof/>
                <w:webHidden/>
              </w:rPr>
              <w:t>3</w:t>
            </w:r>
            <w:r w:rsidR="003048A7">
              <w:rPr>
                <w:noProof/>
                <w:webHidden/>
              </w:rPr>
              <w:fldChar w:fldCharType="end"/>
            </w:r>
          </w:hyperlink>
        </w:p>
        <w:p w:rsidR="003048A7" w:rsidRDefault="00877483">
          <w:pPr>
            <w:pStyle w:val="TOC2"/>
            <w:tabs>
              <w:tab w:val="left" w:pos="880"/>
              <w:tab w:val="right" w:leader="dot" w:pos="10070"/>
            </w:tabs>
            <w:rPr>
              <w:noProof/>
            </w:rPr>
          </w:pPr>
          <w:hyperlink w:anchor="_Toc429993507" w:history="1">
            <w:r w:rsidR="003048A7" w:rsidRPr="002E31DC">
              <w:rPr>
                <w:rStyle w:val="Hyperlink"/>
                <w:noProof/>
              </w:rPr>
              <w:t>2.1</w:t>
            </w:r>
            <w:r w:rsidR="003048A7">
              <w:rPr>
                <w:noProof/>
              </w:rPr>
              <w:tab/>
            </w:r>
            <w:r w:rsidR="003048A7" w:rsidRPr="002E31DC">
              <w:rPr>
                <w:rStyle w:val="Hyperlink"/>
                <w:noProof/>
              </w:rPr>
              <w:t>The OpenID Provider</w:t>
            </w:r>
            <w:r w:rsidR="003048A7">
              <w:rPr>
                <w:noProof/>
                <w:webHidden/>
              </w:rPr>
              <w:tab/>
            </w:r>
            <w:r w:rsidR="003048A7">
              <w:rPr>
                <w:noProof/>
                <w:webHidden/>
              </w:rPr>
              <w:fldChar w:fldCharType="begin"/>
            </w:r>
            <w:r w:rsidR="003048A7">
              <w:rPr>
                <w:noProof/>
                <w:webHidden/>
              </w:rPr>
              <w:instrText xml:space="preserve"> PAGEREF _Toc429993507 \h </w:instrText>
            </w:r>
            <w:r w:rsidR="003048A7">
              <w:rPr>
                <w:noProof/>
                <w:webHidden/>
              </w:rPr>
            </w:r>
            <w:r w:rsidR="003048A7">
              <w:rPr>
                <w:noProof/>
                <w:webHidden/>
              </w:rPr>
              <w:fldChar w:fldCharType="separate"/>
            </w:r>
            <w:r w:rsidR="00AE3D4E">
              <w:rPr>
                <w:noProof/>
                <w:webHidden/>
              </w:rPr>
              <w:t>3</w:t>
            </w:r>
            <w:r w:rsidR="003048A7">
              <w:rPr>
                <w:noProof/>
                <w:webHidden/>
              </w:rPr>
              <w:fldChar w:fldCharType="end"/>
            </w:r>
          </w:hyperlink>
        </w:p>
        <w:p w:rsidR="003048A7" w:rsidRDefault="00877483">
          <w:pPr>
            <w:pStyle w:val="TOC2"/>
            <w:tabs>
              <w:tab w:val="left" w:pos="880"/>
              <w:tab w:val="right" w:leader="dot" w:pos="10070"/>
            </w:tabs>
            <w:rPr>
              <w:noProof/>
            </w:rPr>
          </w:pPr>
          <w:hyperlink w:anchor="_Toc429993508" w:history="1">
            <w:r w:rsidR="003048A7" w:rsidRPr="002E31DC">
              <w:rPr>
                <w:rStyle w:val="Hyperlink"/>
                <w:noProof/>
              </w:rPr>
              <w:t>2.2</w:t>
            </w:r>
            <w:r w:rsidR="003048A7">
              <w:rPr>
                <w:noProof/>
              </w:rPr>
              <w:tab/>
            </w:r>
            <w:r w:rsidR="003048A7" w:rsidRPr="002E31DC">
              <w:rPr>
                <w:rStyle w:val="Hyperlink"/>
                <w:noProof/>
              </w:rPr>
              <w:t>The JavaScript Client</w:t>
            </w:r>
            <w:r w:rsidR="003048A7">
              <w:rPr>
                <w:noProof/>
                <w:webHidden/>
              </w:rPr>
              <w:tab/>
            </w:r>
            <w:r w:rsidR="003048A7">
              <w:rPr>
                <w:noProof/>
                <w:webHidden/>
              </w:rPr>
              <w:fldChar w:fldCharType="begin"/>
            </w:r>
            <w:r w:rsidR="003048A7">
              <w:rPr>
                <w:noProof/>
                <w:webHidden/>
              </w:rPr>
              <w:instrText xml:space="preserve"> PAGEREF _Toc429993508 \h </w:instrText>
            </w:r>
            <w:r w:rsidR="003048A7">
              <w:rPr>
                <w:noProof/>
                <w:webHidden/>
              </w:rPr>
            </w:r>
            <w:r w:rsidR="003048A7">
              <w:rPr>
                <w:noProof/>
                <w:webHidden/>
              </w:rPr>
              <w:fldChar w:fldCharType="separate"/>
            </w:r>
            <w:r w:rsidR="00AE3D4E">
              <w:rPr>
                <w:noProof/>
                <w:webHidden/>
              </w:rPr>
              <w:t>3</w:t>
            </w:r>
            <w:r w:rsidR="003048A7">
              <w:rPr>
                <w:noProof/>
                <w:webHidden/>
              </w:rPr>
              <w:fldChar w:fldCharType="end"/>
            </w:r>
          </w:hyperlink>
        </w:p>
        <w:p w:rsidR="003048A7" w:rsidRDefault="00877483">
          <w:pPr>
            <w:pStyle w:val="TOC2"/>
            <w:tabs>
              <w:tab w:val="left" w:pos="880"/>
              <w:tab w:val="right" w:leader="dot" w:pos="10070"/>
            </w:tabs>
            <w:rPr>
              <w:noProof/>
            </w:rPr>
          </w:pPr>
          <w:hyperlink w:anchor="_Toc429993509" w:history="1">
            <w:r w:rsidR="003048A7" w:rsidRPr="002E31DC">
              <w:rPr>
                <w:rStyle w:val="Hyperlink"/>
                <w:noProof/>
              </w:rPr>
              <w:t>2.3</w:t>
            </w:r>
            <w:r w:rsidR="003048A7">
              <w:rPr>
                <w:noProof/>
              </w:rPr>
              <w:tab/>
            </w:r>
            <w:r w:rsidR="003048A7" w:rsidRPr="002E31DC">
              <w:rPr>
                <w:rStyle w:val="Hyperlink"/>
                <w:noProof/>
              </w:rPr>
              <w:t>The Server Component</w:t>
            </w:r>
            <w:r w:rsidR="003048A7">
              <w:rPr>
                <w:noProof/>
                <w:webHidden/>
              </w:rPr>
              <w:tab/>
            </w:r>
            <w:r w:rsidR="003048A7">
              <w:rPr>
                <w:noProof/>
                <w:webHidden/>
              </w:rPr>
              <w:fldChar w:fldCharType="begin"/>
            </w:r>
            <w:r w:rsidR="003048A7">
              <w:rPr>
                <w:noProof/>
                <w:webHidden/>
              </w:rPr>
              <w:instrText xml:space="preserve"> PAGEREF _Toc429993509 \h </w:instrText>
            </w:r>
            <w:r w:rsidR="003048A7">
              <w:rPr>
                <w:noProof/>
                <w:webHidden/>
              </w:rPr>
            </w:r>
            <w:r w:rsidR="003048A7">
              <w:rPr>
                <w:noProof/>
                <w:webHidden/>
              </w:rPr>
              <w:fldChar w:fldCharType="separate"/>
            </w:r>
            <w:r w:rsidR="00AE3D4E">
              <w:rPr>
                <w:noProof/>
                <w:webHidden/>
              </w:rPr>
              <w:t>3</w:t>
            </w:r>
            <w:r w:rsidR="003048A7">
              <w:rPr>
                <w:noProof/>
                <w:webHidden/>
              </w:rPr>
              <w:fldChar w:fldCharType="end"/>
            </w:r>
          </w:hyperlink>
        </w:p>
        <w:p w:rsidR="003048A7" w:rsidRDefault="00877483">
          <w:pPr>
            <w:pStyle w:val="TOC1"/>
            <w:tabs>
              <w:tab w:val="left" w:pos="440"/>
              <w:tab w:val="right" w:leader="dot" w:pos="10070"/>
            </w:tabs>
            <w:rPr>
              <w:noProof/>
            </w:rPr>
          </w:pPr>
          <w:hyperlink w:anchor="_Toc429993510" w:history="1">
            <w:r w:rsidR="003048A7" w:rsidRPr="002E31DC">
              <w:rPr>
                <w:rStyle w:val="Hyperlink"/>
                <w:noProof/>
                <w:lang w:eastAsia="ja-JP"/>
              </w:rPr>
              <w:t>3</w:t>
            </w:r>
            <w:r w:rsidR="003048A7">
              <w:rPr>
                <w:noProof/>
              </w:rPr>
              <w:tab/>
            </w:r>
            <w:r w:rsidR="003048A7" w:rsidRPr="002E31DC">
              <w:rPr>
                <w:rStyle w:val="Hyperlink"/>
                <w:noProof/>
                <w:lang w:eastAsia="ja-JP"/>
              </w:rPr>
              <w:t>Implementation</w:t>
            </w:r>
            <w:r w:rsidR="003048A7">
              <w:rPr>
                <w:noProof/>
                <w:webHidden/>
              </w:rPr>
              <w:tab/>
            </w:r>
            <w:r w:rsidR="003048A7">
              <w:rPr>
                <w:noProof/>
                <w:webHidden/>
              </w:rPr>
              <w:fldChar w:fldCharType="begin"/>
            </w:r>
            <w:r w:rsidR="003048A7">
              <w:rPr>
                <w:noProof/>
                <w:webHidden/>
              </w:rPr>
              <w:instrText xml:space="preserve"> PAGEREF _Toc429993510 \h </w:instrText>
            </w:r>
            <w:r w:rsidR="003048A7">
              <w:rPr>
                <w:noProof/>
                <w:webHidden/>
              </w:rPr>
            </w:r>
            <w:r w:rsidR="003048A7">
              <w:rPr>
                <w:noProof/>
                <w:webHidden/>
              </w:rPr>
              <w:fldChar w:fldCharType="separate"/>
            </w:r>
            <w:r w:rsidR="00AE3D4E">
              <w:rPr>
                <w:noProof/>
                <w:webHidden/>
              </w:rPr>
              <w:t>4</w:t>
            </w:r>
            <w:r w:rsidR="003048A7">
              <w:rPr>
                <w:noProof/>
                <w:webHidden/>
              </w:rPr>
              <w:fldChar w:fldCharType="end"/>
            </w:r>
          </w:hyperlink>
        </w:p>
        <w:p w:rsidR="003048A7" w:rsidRDefault="00877483">
          <w:pPr>
            <w:pStyle w:val="TOC2"/>
            <w:tabs>
              <w:tab w:val="left" w:pos="880"/>
              <w:tab w:val="right" w:leader="dot" w:pos="10070"/>
            </w:tabs>
            <w:rPr>
              <w:noProof/>
            </w:rPr>
          </w:pPr>
          <w:hyperlink w:anchor="_Toc429993511" w:history="1">
            <w:r w:rsidR="003048A7" w:rsidRPr="002E31DC">
              <w:rPr>
                <w:rStyle w:val="Hyperlink"/>
                <w:noProof/>
              </w:rPr>
              <w:t>3.1</w:t>
            </w:r>
            <w:r w:rsidR="003048A7">
              <w:rPr>
                <w:noProof/>
              </w:rPr>
              <w:tab/>
            </w:r>
            <w:r w:rsidR="003048A7" w:rsidRPr="002E31DC">
              <w:rPr>
                <w:rStyle w:val="Hyperlink"/>
                <w:noProof/>
              </w:rPr>
              <w:t>Step 1 – Client Learns User Identity</w:t>
            </w:r>
            <w:r w:rsidR="003048A7">
              <w:rPr>
                <w:noProof/>
                <w:webHidden/>
              </w:rPr>
              <w:tab/>
            </w:r>
            <w:r w:rsidR="003048A7">
              <w:rPr>
                <w:noProof/>
                <w:webHidden/>
              </w:rPr>
              <w:fldChar w:fldCharType="begin"/>
            </w:r>
            <w:r w:rsidR="003048A7">
              <w:rPr>
                <w:noProof/>
                <w:webHidden/>
              </w:rPr>
              <w:instrText xml:space="preserve"> PAGEREF _Toc429993511 \h </w:instrText>
            </w:r>
            <w:r w:rsidR="003048A7">
              <w:rPr>
                <w:noProof/>
                <w:webHidden/>
              </w:rPr>
            </w:r>
            <w:r w:rsidR="003048A7">
              <w:rPr>
                <w:noProof/>
                <w:webHidden/>
              </w:rPr>
              <w:fldChar w:fldCharType="separate"/>
            </w:r>
            <w:r w:rsidR="00AE3D4E">
              <w:rPr>
                <w:noProof/>
                <w:webHidden/>
              </w:rPr>
              <w:t>5</w:t>
            </w:r>
            <w:r w:rsidR="003048A7">
              <w:rPr>
                <w:noProof/>
                <w:webHidden/>
              </w:rPr>
              <w:fldChar w:fldCharType="end"/>
            </w:r>
          </w:hyperlink>
        </w:p>
        <w:p w:rsidR="003048A7" w:rsidRDefault="00877483">
          <w:pPr>
            <w:pStyle w:val="TOC2"/>
            <w:tabs>
              <w:tab w:val="left" w:pos="880"/>
              <w:tab w:val="right" w:leader="dot" w:pos="10070"/>
            </w:tabs>
            <w:rPr>
              <w:noProof/>
            </w:rPr>
          </w:pPr>
          <w:hyperlink w:anchor="_Toc429993512" w:history="1">
            <w:r w:rsidR="003048A7" w:rsidRPr="002E31DC">
              <w:rPr>
                <w:rStyle w:val="Hyperlink"/>
                <w:noProof/>
              </w:rPr>
              <w:t>3.2</w:t>
            </w:r>
            <w:r w:rsidR="003048A7">
              <w:rPr>
                <w:noProof/>
              </w:rPr>
              <w:tab/>
            </w:r>
            <w:r w:rsidR="003048A7" w:rsidRPr="002E31DC">
              <w:rPr>
                <w:rStyle w:val="Hyperlink"/>
                <w:noProof/>
              </w:rPr>
              <w:t>Step 2 – Client Initiates Authentication with Server</w:t>
            </w:r>
            <w:r w:rsidR="003048A7">
              <w:rPr>
                <w:noProof/>
                <w:webHidden/>
              </w:rPr>
              <w:tab/>
            </w:r>
            <w:r w:rsidR="003048A7">
              <w:rPr>
                <w:noProof/>
                <w:webHidden/>
              </w:rPr>
              <w:fldChar w:fldCharType="begin"/>
            </w:r>
            <w:r w:rsidR="003048A7">
              <w:rPr>
                <w:noProof/>
                <w:webHidden/>
              </w:rPr>
              <w:instrText xml:space="preserve"> PAGEREF _Toc429993512 \h </w:instrText>
            </w:r>
            <w:r w:rsidR="003048A7">
              <w:rPr>
                <w:noProof/>
                <w:webHidden/>
              </w:rPr>
            </w:r>
            <w:r w:rsidR="003048A7">
              <w:rPr>
                <w:noProof/>
                <w:webHidden/>
              </w:rPr>
              <w:fldChar w:fldCharType="separate"/>
            </w:r>
            <w:r w:rsidR="00AE3D4E">
              <w:rPr>
                <w:noProof/>
                <w:webHidden/>
              </w:rPr>
              <w:t>6</w:t>
            </w:r>
            <w:r w:rsidR="003048A7">
              <w:rPr>
                <w:noProof/>
                <w:webHidden/>
              </w:rPr>
              <w:fldChar w:fldCharType="end"/>
            </w:r>
          </w:hyperlink>
        </w:p>
        <w:p w:rsidR="003048A7" w:rsidRDefault="00877483">
          <w:pPr>
            <w:pStyle w:val="TOC2"/>
            <w:tabs>
              <w:tab w:val="left" w:pos="880"/>
              <w:tab w:val="right" w:leader="dot" w:pos="10070"/>
            </w:tabs>
            <w:rPr>
              <w:noProof/>
            </w:rPr>
          </w:pPr>
          <w:hyperlink w:anchor="_Toc429993513" w:history="1">
            <w:r w:rsidR="003048A7" w:rsidRPr="002E31DC">
              <w:rPr>
                <w:rStyle w:val="Hyperlink"/>
                <w:noProof/>
              </w:rPr>
              <w:t>3.3</w:t>
            </w:r>
            <w:r w:rsidR="003048A7">
              <w:rPr>
                <w:noProof/>
              </w:rPr>
              <w:tab/>
            </w:r>
            <w:r w:rsidR="003048A7" w:rsidRPr="002E31DC">
              <w:rPr>
                <w:rStyle w:val="Hyperlink"/>
                <w:noProof/>
              </w:rPr>
              <w:t>Step 3 – Deliver Challenge to Provider</w:t>
            </w:r>
            <w:r w:rsidR="003048A7">
              <w:rPr>
                <w:noProof/>
                <w:webHidden/>
              </w:rPr>
              <w:tab/>
            </w:r>
            <w:r w:rsidR="003048A7">
              <w:rPr>
                <w:noProof/>
                <w:webHidden/>
              </w:rPr>
              <w:fldChar w:fldCharType="begin"/>
            </w:r>
            <w:r w:rsidR="003048A7">
              <w:rPr>
                <w:noProof/>
                <w:webHidden/>
              </w:rPr>
              <w:instrText xml:space="preserve"> PAGEREF _Toc429993513 \h </w:instrText>
            </w:r>
            <w:r w:rsidR="003048A7">
              <w:rPr>
                <w:noProof/>
                <w:webHidden/>
              </w:rPr>
            </w:r>
            <w:r w:rsidR="003048A7">
              <w:rPr>
                <w:noProof/>
                <w:webHidden/>
              </w:rPr>
              <w:fldChar w:fldCharType="separate"/>
            </w:r>
            <w:r w:rsidR="00AE3D4E">
              <w:rPr>
                <w:noProof/>
                <w:webHidden/>
              </w:rPr>
              <w:t>7</w:t>
            </w:r>
            <w:r w:rsidR="003048A7">
              <w:rPr>
                <w:noProof/>
                <w:webHidden/>
              </w:rPr>
              <w:fldChar w:fldCharType="end"/>
            </w:r>
          </w:hyperlink>
        </w:p>
        <w:p w:rsidR="003048A7" w:rsidRDefault="00877483">
          <w:pPr>
            <w:pStyle w:val="TOC2"/>
            <w:tabs>
              <w:tab w:val="left" w:pos="880"/>
              <w:tab w:val="right" w:leader="dot" w:pos="10070"/>
            </w:tabs>
            <w:rPr>
              <w:noProof/>
            </w:rPr>
          </w:pPr>
          <w:hyperlink w:anchor="_Toc429993514" w:history="1">
            <w:r w:rsidR="003048A7" w:rsidRPr="002E31DC">
              <w:rPr>
                <w:rStyle w:val="Hyperlink"/>
                <w:noProof/>
              </w:rPr>
              <w:t>3.4</w:t>
            </w:r>
            <w:r w:rsidR="003048A7">
              <w:rPr>
                <w:noProof/>
              </w:rPr>
              <w:tab/>
            </w:r>
            <w:r w:rsidR="003048A7" w:rsidRPr="002E31DC">
              <w:rPr>
                <w:rStyle w:val="Hyperlink"/>
                <w:noProof/>
              </w:rPr>
              <w:t>Step 4 – Log in to Server</w:t>
            </w:r>
            <w:r w:rsidR="003048A7">
              <w:rPr>
                <w:noProof/>
                <w:webHidden/>
              </w:rPr>
              <w:tab/>
            </w:r>
            <w:r w:rsidR="003048A7">
              <w:rPr>
                <w:noProof/>
                <w:webHidden/>
              </w:rPr>
              <w:fldChar w:fldCharType="begin"/>
            </w:r>
            <w:r w:rsidR="003048A7">
              <w:rPr>
                <w:noProof/>
                <w:webHidden/>
              </w:rPr>
              <w:instrText xml:space="preserve"> PAGEREF _Toc429993514 \h </w:instrText>
            </w:r>
            <w:r w:rsidR="003048A7">
              <w:rPr>
                <w:noProof/>
                <w:webHidden/>
              </w:rPr>
            </w:r>
            <w:r w:rsidR="003048A7">
              <w:rPr>
                <w:noProof/>
                <w:webHidden/>
              </w:rPr>
              <w:fldChar w:fldCharType="separate"/>
            </w:r>
            <w:r w:rsidR="00AE3D4E">
              <w:rPr>
                <w:noProof/>
                <w:webHidden/>
              </w:rPr>
              <w:t>8</w:t>
            </w:r>
            <w:r w:rsidR="003048A7">
              <w:rPr>
                <w:noProof/>
                <w:webHidden/>
              </w:rPr>
              <w:fldChar w:fldCharType="end"/>
            </w:r>
          </w:hyperlink>
        </w:p>
        <w:p w:rsidR="003048A7" w:rsidRDefault="00877483">
          <w:pPr>
            <w:pStyle w:val="TOC2"/>
            <w:tabs>
              <w:tab w:val="left" w:pos="880"/>
              <w:tab w:val="right" w:leader="dot" w:pos="10070"/>
            </w:tabs>
            <w:rPr>
              <w:noProof/>
            </w:rPr>
          </w:pPr>
          <w:hyperlink w:anchor="_Toc429993515" w:history="1">
            <w:r w:rsidR="003048A7" w:rsidRPr="002E31DC">
              <w:rPr>
                <w:rStyle w:val="Hyperlink"/>
                <w:noProof/>
              </w:rPr>
              <w:t>3.5</w:t>
            </w:r>
            <w:r w:rsidR="003048A7">
              <w:rPr>
                <w:noProof/>
              </w:rPr>
              <w:tab/>
            </w:r>
            <w:r w:rsidR="003048A7" w:rsidRPr="002E31DC">
              <w:rPr>
                <w:rStyle w:val="Hyperlink"/>
                <w:noProof/>
              </w:rPr>
              <w:t>Step N – Log out</w:t>
            </w:r>
            <w:r w:rsidR="003048A7">
              <w:rPr>
                <w:noProof/>
                <w:webHidden/>
              </w:rPr>
              <w:tab/>
            </w:r>
            <w:r w:rsidR="003048A7">
              <w:rPr>
                <w:noProof/>
                <w:webHidden/>
              </w:rPr>
              <w:fldChar w:fldCharType="begin"/>
            </w:r>
            <w:r w:rsidR="003048A7">
              <w:rPr>
                <w:noProof/>
                <w:webHidden/>
              </w:rPr>
              <w:instrText xml:space="preserve"> PAGEREF _Toc429993515 \h </w:instrText>
            </w:r>
            <w:r w:rsidR="003048A7">
              <w:rPr>
                <w:noProof/>
                <w:webHidden/>
              </w:rPr>
            </w:r>
            <w:r w:rsidR="003048A7">
              <w:rPr>
                <w:noProof/>
                <w:webHidden/>
              </w:rPr>
              <w:fldChar w:fldCharType="separate"/>
            </w:r>
            <w:r w:rsidR="00AE3D4E">
              <w:rPr>
                <w:noProof/>
                <w:webHidden/>
              </w:rPr>
              <w:t>8</w:t>
            </w:r>
            <w:r w:rsidR="003048A7">
              <w:rPr>
                <w:noProof/>
                <w:webHidden/>
              </w:rPr>
              <w:fldChar w:fldCharType="end"/>
            </w:r>
          </w:hyperlink>
        </w:p>
        <w:p w:rsidR="003048A7" w:rsidRDefault="00877483">
          <w:pPr>
            <w:pStyle w:val="TOC1"/>
            <w:tabs>
              <w:tab w:val="left" w:pos="440"/>
              <w:tab w:val="right" w:leader="dot" w:pos="10070"/>
            </w:tabs>
            <w:rPr>
              <w:noProof/>
            </w:rPr>
          </w:pPr>
          <w:hyperlink w:anchor="_Toc429993516" w:history="1">
            <w:r w:rsidR="003048A7" w:rsidRPr="002E31DC">
              <w:rPr>
                <w:rStyle w:val="Hyperlink"/>
                <w:noProof/>
              </w:rPr>
              <w:t>4</w:t>
            </w:r>
            <w:r w:rsidR="003048A7">
              <w:rPr>
                <w:noProof/>
              </w:rPr>
              <w:tab/>
            </w:r>
            <w:r w:rsidR="003048A7" w:rsidRPr="002E31DC">
              <w:rPr>
                <w:rStyle w:val="Hyperlink"/>
                <w:noProof/>
              </w:rPr>
              <w:t>URLs Enhancements</w:t>
            </w:r>
            <w:r w:rsidR="003048A7">
              <w:rPr>
                <w:noProof/>
                <w:webHidden/>
              </w:rPr>
              <w:tab/>
            </w:r>
            <w:r w:rsidR="003048A7">
              <w:rPr>
                <w:noProof/>
                <w:webHidden/>
              </w:rPr>
              <w:fldChar w:fldCharType="begin"/>
            </w:r>
            <w:r w:rsidR="003048A7">
              <w:rPr>
                <w:noProof/>
                <w:webHidden/>
              </w:rPr>
              <w:instrText xml:space="preserve"> PAGEREF _Toc429993516 \h </w:instrText>
            </w:r>
            <w:r w:rsidR="003048A7">
              <w:rPr>
                <w:noProof/>
                <w:webHidden/>
              </w:rPr>
            </w:r>
            <w:r w:rsidR="003048A7">
              <w:rPr>
                <w:noProof/>
                <w:webHidden/>
              </w:rPr>
              <w:fldChar w:fldCharType="separate"/>
            </w:r>
            <w:r w:rsidR="00AE3D4E">
              <w:rPr>
                <w:noProof/>
                <w:webHidden/>
              </w:rPr>
              <w:t>9</w:t>
            </w:r>
            <w:r w:rsidR="003048A7">
              <w:rPr>
                <w:noProof/>
                <w:webHidden/>
              </w:rPr>
              <w:fldChar w:fldCharType="end"/>
            </w:r>
          </w:hyperlink>
        </w:p>
        <w:p w:rsidR="007B356E" w:rsidRDefault="007B356E">
          <w:r>
            <w:fldChar w:fldCharType="end"/>
          </w:r>
        </w:p>
      </w:sdtContent>
    </w:sdt>
    <w:p w:rsidR="007B356E" w:rsidRDefault="007B356E" w:rsidP="007B356E">
      <w:pPr>
        <w:rPr>
          <w:lang w:eastAsia="ja-JP"/>
        </w:rPr>
      </w:pPr>
    </w:p>
    <w:p w:rsidR="002E01DF" w:rsidRDefault="002E01DF" w:rsidP="007B356E">
      <w:pPr>
        <w:rPr>
          <w:lang w:eastAsia="ja-JP"/>
        </w:rPr>
      </w:pPr>
    </w:p>
    <w:p w:rsidR="002E01DF" w:rsidRDefault="002E01DF" w:rsidP="007B356E">
      <w:pPr>
        <w:rPr>
          <w:lang w:eastAsia="ja-JP"/>
        </w:rPr>
      </w:pPr>
    </w:p>
    <w:p w:rsidR="00ED006C" w:rsidRDefault="00AC6ADD" w:rsidP="002E01DF">
      <w:pPr>
        <w:pStyle w:val="Heading1"/>
        <w:rPr>
          <w:lang w:eastAsia="ja-JP"/>
        </w:rPr>
      </w:pPr>
      <w:bookmarkStart w:id="4" w:name="_Toc429993505"/>
      <w:r>
        <w:rPr>
          <w:lang w:eastAsia="ja-JP"/>
        </w:rPr>
        <w:t xml:space="preserve">Executive </w:t>
      </w:r>
      <w:commentRangeStart w:id="5"/>
      <w:r>
        <w:rPr>
          <w:lang w:eastAsia="ja-JP"/>
        </w:rPr>
        <w:t>Summary</w:t>
      </w:r>
      <w:bookmarkEnd w:id="4"/>
      <w:commentRangeEnd w:id="5"/>
      <w:r w:rsidR="0041167D">
        <w:rPr>
          <w:rStyle w:val="CommentReference"/>
          <w:rFonts w:ascii="Times New Roman" w:hAnsi="Times New Roman" w:cs="Times New Roman"/>
          <w:b w:val="0"/>
          <w:bCs w:val="0"/>
          <w:color w:val="auto"/>
          <w:kern w:val="0"/>
        </w:rPr>
        <w:commentReference w:id="5"/>
      </w:r>
    </w:p>
    <w:p w:rsidR="008768DA" w:rsidRDefault="00273548" w:rsidP="00780CBB">
      <w:pPr>
        <w:rPr>
          <w:lang w:eastAsia="ja-JP"/>
        </w:rPr>
      </w:pPr>
      <w:r>
        <w:rPr>
          <w:lang w:eastAsia="ja-JP"/>
        </w:rPr>
        <w:t>To leverage</w:t>
      </w:r>
      <w:r w:rsidR="00DB50B6">
        <w:rPr>
          <w:lang w:eastAsia="ja-JP"/>
        </w:rPr>
        <w:t xml:space="preserve"> the SSOFI </w:t>
      </w:r>
      <w:r>
        <w:rPr>
          <w:lang w:eastAsia="ja-JP"/>
        </w:rPr>
        <w:t>provider</w:t>
      </w:r>
      <w:r w:rsidR="00DB50B6">
        <w:rPr>
          <w:lang w:eastAsia="ja-JP"/>
        </w:rPr>
        <w:t xml:space="preserve"> server in </w:t>
      </w:r>
      <w:r>
        <w:rPr>
          <w:lang w:eastAsia="ja-JP"/>
        </w:rPr>
        <w:t xml:space="preserve">AngularJS style user interfaces, as well as authentication to third </w:t>
      </w:r>
      <w:r w:rsidR="00A44E8A">
        <w:rPr>
          <w:lang w:eastAsia="ja-JP"/>
        </w:rPr>
        <w:t>party s</w:t>
      </w:r>
      <w:r>
        <w:rPr>
          <w:lang w:eastAsia="ja-JP"/>
        </w:rPr>
        <w:t xml:space="preserve">ervers, a simple, lightweight JSON/REST protocol has been provided.  This document </w:t>
      </w:r>
      <w:del w:id="6" w:author="Author">
        <w:r w:rsidDel="0041167D">
          <w:rPr>
            <w:lang w:eastAsia="ja-JP"/>
          </w:rPr>
          <w:delText xml:space="preserve">described </w:delText>
        </w:r>
      </w:del>
      <w:ins w:id="7" w:author="Author">
        <w:r w:rsidR="0041167D">
          <w:rPr>
            <w:lang w:eastAsia="ja-JP"/>
          </w:rPr>
          <w:t xml:space="preserve">describes </w:t>
        </w:r>
      </w:ins>
      <w:r>
        <w:rPr>
          <w:lang w:eastAsia="ja-JP"/>
        </w:rPr>
        <w:t>how to use it</w:t>
      </w:r>
      <w:r w:rsidR="00DB50B6">
        <w:rPr>
          <w:lang w:eastAsia="ja-JP"/>
        </w:rPr>
        <w:t>.</w:t>
      </w:r>
    </w:p>
    <w:p w:rsidR="008768DA" w:rsidRDefault="00DB50B6" w:rsidP="002E01DF">
      <w:pPr>
        <w:pStyle w:val="Heading1"/>
        <w:pageBreakBefore/>
        <w:rPr>
          <w:lang w:eastAsia="ja-JP"/>
        </w:rPr>
      </w:pPr>
      <w:bookmarkStart w:id="8" w:name="_Toc429993506"/>
      <w:r>
        <w:rPr>
          <w:lang w:eastAsia="ja-JP"/>
        </w:rPr>
        <w:lastRenderedPageBreak/>
        <w:t>Standard Three Party Interaction</w:t>
      </w:r>
      <w:bookmarkEnd w:id="8"/>
    </w:p>
    <w:p w:rsidR="00DB50B6" w:rsidRDefault="00DB50B6" w:rsidP="00DB50B6">
      <w:pPr>
        <w:rPr>
          <w:lang w:eastAsia="ja-JP"/>
        </w:rPr>
      </w:pPr>
      <w:r>
        <w:rPr>
          <w:lang w:eastAsia="ja-JP"/>
        </w:rPr>
        <w:t>There are three pieces of code that need to cooperate if (and only if) the user is properly authenticated.</w:t>
      </w:r>
    </w:p>
    <w:p w:rsidR="00DB50B6" w:rsidRDefault="00DB50B6" w:rsidP="00DB50B6">
      <w:pPr>
        <w:pStyle w:val="ListParagraph"/>
        <w:numPr>
          <w:ilvl w:val="0"/>
          <w:numId w:val="8"/>
        </w:numPr>
        <w:rPr>
          <w:lang w:eastAsia="ja-JP"/>
        </w:rPr>
      </w:pPr>
      <w:r>
        <w:rPr>
          <w:lang w:eastAsia="ja-JP"/>
        </w:rPr>
        <w:t xml:space="preserve">The trusted </w:t>
      </w:r>
      <w:r w:rsidR="00273548">
        <w:rPr>
          <w:lang w:eastAsia="ja-JP"/>
        </w:rPr>
        <w:t>SSOFI provider – the server the users register and login to.</w:t>
      </w:r>
    </w:p>
    <w:p w:rsidR="00DB50B6" w:rsidRDefault="00DB50B6" w:rsidP="00DB50B6">
      <w:pPr>
        <w:pStyle w:val="ListParagraph"/>
        <w:numPr>
          <w:ilvl w:val="0"/>
          <w:numId w:val="8"/>
        </w:numPr>
        <w:rPr>
          <w:lang w:eastAsia="ja-JP"/>
        </w:rPr>
      </w:pPr>
      <w:r>
        <w:rPr>
          <w:lang w:eastAsia="ja-JP"/>
        </w:rPr>
        <w:t>The JavaScript client code</w:t>
      </w:r>
    </w:p>
    <w:p w:rsidR="00DB50B6" w:rsidRDefault="00DB50B6" w:rsidP="00DB50B6">
      <w:pPr>
        <w:pStyle w:val="ListParagraph"/>
        <w:numPr>
          <w:ilvl w:val="0"/>
          <w:numId w:val="8"/>
        </w:numPr>
        <w:rPr>
          <w:lang w:eastAsia="ja-JP"/>
        </w:rPr>
      </w:pPr>
      <w:r>
        <w:rPr>
          <w:lang w:eastAsia="ja-JP"/>
        </w:rPr>
        <w:t>The server code written in Java running in a</w:t>
      </w:r>
      <w:ins w:id="9" w:author="Author">
        <w:r w:rsidR="000267AD">
          <w:rPr>
            <w:lang w:eastAsia="ja-JP"/>
          </w:rPr>
          <w:t>n</w:t>
        </w:r>
      </w:ins>
      <w:r>
        <w:rPr>
          <w:lang w:eastAsia="ja-JP"/>
        </w:rPr>
        <w:t xml:space="preserve"> app server</w:t>
      </w:r>
    </w:p>
    <w:p w:rsidR="00DB50B6" w:rsidRDefault="00DB50B6" w:rsidP="00DB50B6">
      <w:pPr>
        <w:pStyle w:val="Heading2"/>
      </w:pPr>
      <w:bookmarkStart w:id="10" w:name="_Toc429993507"/>
      <w:r>
        <w:t xml:space="preserve">The </w:t>
      </w:r>
      <w:proofErr w:type="spellStart"/>
      <w:r>
        <w:t>OpenID</w:t>
      </w:r>
      <w:proofErr w:type="spellEnd"/>
      <w:r>
        <w:t xml:space="preserve"> Provider</w:t>
      </w:r>
      <w:bookmarkEnd w:id="10"/>
    </w:p>
    <w:p w:rsidR="00273548" w:rsidRDefault="00273548" w:rsidP="00DB50B6">
      <w:pPr>
        <w:rPr>
          <w:lang w:eastAsia="ja-JP"/>
        </w:rPr>
      </w:pPr>
      <w:r>
        <w:rPr>
          <w:lang w:eastAsia="ja-JP"/>
        </w:rPr>
        <w:t>The SSOFI provider (server) supports the protocol described.  The user accesses this server through a user interface, and logs in using the regular mechanism (providing a password).  The SSOFI provider gives capabilities for changing passwords, recovering passwords, and specifying a name.</w:t>
      </w:r>
    </w:p>
    <w:p w:rsidR="00DB50B6" w:rsidRDefault="00273548" w:rsidP="00DB50B6">
      <w:pPr>
        <w:rPr>
          <w:lang w:eastAsia="ja-JP"/>
        </w:rPr>
      </w:pPr>
      <w:r>
        <w:rPr>
          <w:lang w:eastAsia="ja-JP"/>
        </w:rPr>
        <w:t>A public server is</w:t>
      </w:r>
      <w:r w:rsidR="00DB50B6">
        <w:rPr>
          <w:lang w:eastAsia="ja-JP"/>
        </w:rPr>
        <w:t xml:space="preserve"> running </w:t>
      </w:r>
      <w:proofErr w:type="gramStart"/>
      <w:r w:rsidR="00DB50B6">
        <w:rPr>
          <w:lang w:eastAsia="ja-JP"/>
        </w:rPr>
        <w:t xml:space="preserve">at  </w:t>
      </w:r>
      <w:proofErr w:type="gramEnd"/>
      <w:r w:rsidR="006D634F">
        <w:fldChar w:fldCharType="begin"/>
      </w:r>
      <w:r w:rsidR="006D634F">
        <w:instrText xml:space="preserve"> HYPERLINK "https://interstagebpm.com/eid/" </w:instrText>
      </w:r>
      <w:r w:rsidR="006D634F">
        <w:fldChar w:fldCharType="separate"/>
      </w:r>
      <w:r w:rsidR="00DB50B6" w:rsidRPr="00A77E85">
        <w:rPr>
          <w:rStyle w:val="Hyperlink"/>
          <w:lang w:eastAsia="ja-JP"/>
        </w:rPr>
        <w:t>https://interstagebpm.com/eid/</w:t>
      </w:r>
      <w:r w:rsidR="006D634F">
        <w:rPr>
          <w:rStyle w:val="Hyperlink"/>
          <w:lang w:eastAsia="ja-JP"/>
        </w:rPr>
        <w:fldChar w:fldCharType="end"/>
      </w:r>
      <w:r>
        <w:rPr>
          <w:lang w:eastAsia="ja-JP"/>
        </w:rPr>
        <w:t xml:space="preserve"> which can be used for most testing and production uses.</w:t>
      </w:r>
      <w:r w:rsidR="00DB50B6">
        <w:rPr>
          <w:lang w:eastAsia="ja-JP"/>
        </w:rPr>
        <w:t xml:space="preserve">   This server allows users to log in (give a password to prove who they are) and a browser cookie remembers their login session so that whenever they return to the provider they are recognized as that person.  This server already allows one to change a password, and to reset the password if they forget.  Their ID is an email address and it will send email to that address to prove that they have the email address. We would like to use this component with minimal changes.</w:t>
      </w:r>
    </w:p>
    <w:p w:rsidR="00DB50B6" w:rsidRDefault="00DB50B6" w:rsidP="00DB50B6">
      <w:pPr>
        <w:pStyle w:val="Heading2"/>
      </w:pPr>
      <w:bookmarkStart w:id="11" w:name="_Toc429993508"/>
      <w:r>
        <w:t>The JavaScript Client</w:t>
      </w:r>
      <w:bookmarkEnd w:id="11"/>
    </w:p>
    <w:p w:rsidR="00DB50B6" w:rsidRDefault="00273548" w:rsidP="00DB50B6">
      <w:pPr>
        <w:rPr>
          <w:lang w:eastAsia="ja-JP"/>
        </w:rPr>
      </w:pPr>
      <w:r>
        <w:rPr>
          <w:lang w:eastAsia="ja-JP"/>
        </w:rPr>
        <w:t xml:space="preserve">More applications are written in JavaScript to run in the browser.  If the user has already logged in using that browser, it is trivial for this kind of client application to find out who the authenticated user is.  A simple REST web service request to SSOFI provider (the </w:t>
      </w:r>
      <w:proofErr w:type="spellStart"/>
      <w:r>
        <w:rPr>
          <w:lang w:eastAsia="ja-JP"/>
        </w:rPr>
        <w:t>WhoAmI</w:t>
      </w:r>
      <w:proofErr w:type="spellEnd"/>
      <w:r>
        <w:rPr>
          <w:lang w:eastAsia="ja-JP"/>
        </w:rPr>
        <w:t xml:space="preserve"> request) will return a JSON structure telling the user’s email address (id) and Full name. </w:t>
      </w:r>
      <w:r w:rsidR="00DB50B6">
        <w:rPr>
          <w:lang w:eastAsia="ja-JP"/>
        </w:rPr>
        <w:t xml:space="preserve">This works whenever the JS is running in the same browser that </w:t>
      </w:r>
      <w:r w:rsidR="00935390">
        <w:rPr>
          <w:lang w:eastAsia="ja-JP"/>
        </w:rPr>
        <w:t>the user used when logging in, because JavaScript HTTP requests use the same cookies as the regular browser HTTP requests.</w:t>
      </w:r>
    </w:p>
    <w:p w:rsidR="00273548" w:rsidRDefault="00273548" w:rsidP="00DB50B6">
      <w:pPr>
        <w:rPr>
          <w:lang w:eastAsia="ja-JP"/>
        </w:rPr>
      </w:pPr>
      <w:r>
        <w:rPr>
          <w:lang w:eastAsia="ja-JP"/>
        </w:rPr>
        <w:t xml:space="preserve">More important than this is the ability for the JS client to “prove” to another server that a particular user is logged in.  </w:t>
      </w:r>
    </w:p>
    <w:p w:rsidR="00B95835" w:rsidRDefault="00273548" w:rsidP="00DB50B6">
      <w:pPr>
        <w:rPr>
          <w:lang w:eastAsia="ja-JP"/>
        </w:rPr>
      </w:pPr>
      <w:r>
        <w:rPr>
          <w:lang w:eastAsia="ja-JP"/>
        </w:rPr>
        <w:t xml:space="preserve">Most of this logging in can happen in the background, with the effect that the user will be logged in automatically </w:t>
      </w:r>
      <w:r w:rsidR="006437D0">
        <w:rPr>
          <w:lang w:eastAsia="ja-JP"/>
        </w:rPr>
        <w:t xml:space="preserve">(if they have logged into the SSOFI provider) </w:t>
      </w:r>
      <w:r>
        <w:rPr>
          <w:lang w:eastAsia="ja-JP"/>
        </w:rPr>
        <w:t>without having to do anything</w:t>
      </w:r>
      <w:r w:rsidR="00B95835">
        <w:rPr>
          <w:lang w:eastAsia="ja-JP"/>
        </w:rPr>
        <w:t xml:space="preserve">.  </w:t>
      </w:r>
    </w:p>
    <w:p w:rsidR="00935390" w:rsidRDefault="00935390" w:rsidP="00935390">
      <w:pPr>
        <w:pStyle w:val="Heading2"/>
      </w:pPr>
      <w:bookmarkStart w:id="12" w:name="_Toc429993509"/>
      <w:r>
        <w:t>The Server Component</w:t>
      </w:r>
      <w:bookmarkEnd w:id="12"/>
    </w:p>
    <w:p w:rsidR="00935390" w:rsidRDefault="006437D0" w:rsidP="006437D0">
      <w:pPr>
        <w:rPr>
          <w:lang w:eastAsia="ja-JP"/>
        </w:rPr>
      </w:pPr>
      <w:r>
        <w:rPr>
          <w:lang w:eastAsia="ja-JP"/>
        </w:rPr>
        <w:t>T</w:t>
      </w:r>
      <w:r w:rsidR="00935390">
        <w:rPr>
          <w:lang w:eastAsia="ja-JP"/>
        </w:rPr>
        <w:t>he JS client</w:t>
      </w:r>
      <w:r>
        <w:rPr>
          <w:lang w:eastAsia="ja-JP"/>
        </w:rPr>
        <w:t xml:space="preserve"> needs to</w:t>
      </w:r>
      <w:r w:rsidR="00935390">
        <w:rPr>
          <w:lang w:eastAsia="ja-JP"/>
        </w:rPr>
        <w:t xml:space="preserve"> </w:t>
      </w:r>
      <w:r w:rsidR="00935390" w:rsidRPr="00935390">
        <w:rPr>
          <w:u w:val="single"/>
          <w:lang w:eastAsia="ja-JP"/>
        </w:rPr>
        <w:t>PROVE</w:t>
      </w:r>
      <w:r w:rsidR="00935390">
        <w:rPr>
          <w:lang w:eastAsia="ja-JP"/>
        </w:rPr>
        <w:t xml:space="preserve"> to the server that the user is really logged in</w:t>
      </w:r>
      <w:r>
        <w:rPr>
          <w:lang w:eastAsia="ja-JP"/>
        </w:rPr>
        <w:t xml:space="preserve"> – without giving the user’s password to the server</w:t>
      </w:r>
      <w:r w:rsidR="00935390">
        <w:rPr>
          <w:lang w:eastAsia="ja-JP"/>
        </w:rPr>
        <w:t xml:space="preserve">.  </w:t>
      </w:r>
      <w:r>
        <w:rPr>
          <w:lang w:eastAsia="ja-JP"/>
        </w:rPr>
        <w:t xml:space="preserve">The server cannot trust a client that is running remotely, on a user’s machine.  But the server CAN trust the (specific) SSOFI provider.  This is the point of the </w:t>
      </w:r>
      <w:proofErr w:type="spellStart"/>
      <w:r>
        <w:rPr>
          <w:lang w:eastAsia="ja-JP"/>
        </w:rPr>
        <w:t>LightweightOAuthProtocol</w:t>
      </w:r>
      <w:proofErr w:type="spellEnd"/>
      <w:r>
        <w:rPr>
          <w:lang w:eastAsia="ja-JP"/>
        </w:rPr>
        <w:t xml:space="preserve">.  The server provides a challenge to the JS </w:t>
      </w:r>
      <w:proofErr w:type="gramStart"/>
      <w:r>
        <w:rPr>
          <w:lang w:eastAsia="ja-JP"/>
        </w:rPr>
        <w:t>client,</w:t>
      </w:r>
      <w:proofErr w:type="gramEnd"/>
      <w:r>
        <w:rPr>
          <w:lang w:eastAsia="ja-JP"/>
        </w:rPr>
        <w:t xml:space="preserve"> the client then gets a token from the SSOFI provider, and provides it to the server.  The server can then verify that the user is who they say they are.</w:t>
      </w:r>
    </w:p>
    <w:p w:rsidR="00935390" w:rsidRDefault="00B95835" w:rsidP="00B95835">
      <w:pPr>
        <w:pStyle w:val="Heading1"/>
        <w:pageBreakBefore/>
        <w:rPr>
          <w:lang w:eastAsia="ja-JP"/>
        </w:rPr>
      </w:pPr>
      <w:bookmarkStart w:id="13" w:name="_Toc429993510"/>
      <w:r>
        <w:rPr>
          <w:lang w:eastAsia="ja-JP"/>
        </w:rPr>
        <w:lastRenderedPageBreak/>
        <w:t>Implementation</w:t>
      </w:r>
      <w:bookmarkEnd w:id="13"/>
    </w:p>
    <w:p w:rsidR="00F52D1F" w:rsidRDefault="006437D0" w:rsidP="00935390">
      <w:pPr>
        <w:rPr>
          <w:lang w:eastAsia="ja-JP"/>
        </w:rPr>
      </w:pPr>
      <w:r>
        <w:rPr>
          <w:lang w:eastAsia="ja-JP"/>
        </w:rPr>
        <w:t>These are the guiding</w:t>
      </w:r>
      <w:r w:rsidR="00F52D1F">
        <w:rPr>
          <w:lang w:eastAsia="ja-JP"/>
        </w:rPr>
        <w:t xml:space="preserve"> rules:</w:t>
      </w:r>
    </w:p>
    <w:p w:rsidR="00F52D1F" w:rsidRDefault="00F52D1F" w:rsidP="00F52D1F">
      <w:pPr>
        <w:pStyle w:val="ListParagraph"/>
        <w:numPr>
          <w:ilvl w:val="0"/>
          <w:numId w:val="9"/>
        </w:numPr>
        <w:rPr>
          <w:lang w:eastAsia="ja-JP"/>
        </w:rPr>
      </w:pPr>
      <w:r>
        <w:rPr>
          <w:lang w:eastAsia="ja-JP"/>
        </w:rPr>
        <w:t>All requests will be HTTP requests</w:t>
      </w:r>
      <w:r w:rsidR="006437D0">
        <w:rPr>
          <w:lang w:eastAsia="ja-JP"/>
        </w:rPr>
        <w:t>, GET and POST</w:t>
      </w:r>
    </w:p>
    <w:p w:rsidR="00F52D1F" w:rsidRDefault="00F52D1F" w:rsidP="00F52D1F">
      <w:pPr>
        <w:pStyle w:val="ListParagraph"/>
        <w:numPr>
          <w:ilvl w:val="0"/>
          <w:numId w:val="9"/>
        </w:numPr>
        <w:rPr>
          <w:lang w:eastAsia="ja-JP"/>
        </w:rPr>
      </w:pPr>
      <w:r>
        <w:rPr>
          <w:lang w:eastAsia="ja-JP"/>
        </w:rPr>
        <w:t>All data structures will be JSON</w:t>
      </w:r>
    </w:p>
    <w:p w:rsidR="006437D0" w:rsidRDefault="006437D0" w:rsidP="006437D0">
      <w:pPr>
        <w:rPr>
          <w:lang w:eastAsia="ja-JP"/>
        </w:rPr>
      </w:pPr>
      <w:r>
        <w:rPr>
          <w:lang w:eastAsia="ja-JP"/>
        </w:rPr>
        <w:t>The JSON structure will be a sub</w:t>
      </w:r>
      <w:r w:rsidR="006F46F9">
        <w:rPr>
          <w:lang w:eastAsia="ja-JP"/>
        </w:rPr>
        <w:t>set of the following 6 members:</w:t>
      </w:r>
    </w:p>
    <w:p w:rsidR="006437D0" w:rsidRPr="00B95835" w:rsidRDefault="006437D0" w:rsidP="006437D0">
      <w:pPr>
        <w:pStyle w:val="Code"/>
        <w:spacing w:before="0" w:after="0"/>
      </w:pPr>
      <w:r w:rsidRPr="00B95835">
        <w:t>{</w:t>
      </w:r>
    </w:p>
    <w:p w:rsidR="006437D0" w:rsidRPr="00B95835" w:rsidRDefault="006437D0" w:rsidP="006437D0">
      <w:pPr>
        <w:pStyle w:val="Code"/>
        <w:spacing w:before="0" w:after="0"/>
      </w:pPr>
      <w:r w:rsidRPr="00B95835">
        <w:t xml:space="preserve">    </w:t>
      </w:r>
      <w:proofErr w:type="spellStart"/>
      <w:proofErr w:type="gramStart"/>
      <w:r w:rsidRPr="00B95835">
        <w:t>userName</w:t>
      </w:r>
      <w:proofErr w:type="spellEnd"/>
      <w:proofErr w:type="gramEnd"/>
      <w:r w:rsidRPr="00B95835">
        <w:t xml:space="preserve">:  "Joe </w:t>
      </w:r>
      <w:proofErr w:type="spellStart"/>
      <w:r w:rsidRPr="00B95835">
        <w:t>Schmo</w:t>
      </w:r>
      <w:proofErr w:type="spellEnd"/>
      <w:r w:rsidRPr="00B95835">
        <w:t>",</w:t>
      </w:r>
    </w:p>
    <w:p w:rsidR="006437D0" w:rsidRPr="00B95835" w:rsidRDefault="006437D0" w:rsidP="006437D0">
      <w:pPr>
        <w:pStyle w:val="Code"/>
        <w:spacing w:before="0" w:after="0"/>
      </w:pPr>
      <w:r w:rsidRPr="00B95835">
        <w:t xml:space="preserve">    </w:t>
      </w:r>
      <w:proofErr w:type="spellStart"/>
      <w:proofErr w:type="gramStart"/>
      <w:r w:rsidRPr="00B95835">
        <w:t>userId</w:t>
      </w:r>
      <w:proofErr w:type="spellEnd"/>
      <w:proofErr w:type="gramEnd"/>
      <w:r w:rsidRPr="00B95835">
        <w:t>:    "joe@example.com",</w:t>
      </w:r>
    </w:p>
    <w:p w:rsidR="006437D0" w:rsidRPr="00B95835" w:rsidRDefault="006437D0" w:rsidP="006437D0">
      <w:pPr>
        <w:pStyle w:val="Code"/>
        <w:spacing w:before="0" w:after="0"/>
      </w:pPr>
      <w:r w:rsidRPr="00B95835">
        <w:t xml:space="preserve">    </w:t>
      </w:r>
      <w:proofErr w:type="gramStart"/>
      <w:r w:rsidRPr="00B95835">
        <w:t>challenge</w:t>
      </w:r>
      <w:proofErr w:type="gramEnd"/>
      <w:r w:rsidRPr="00B95835">
        <w:t>: "182</w:t>
      </w:r>
      <w:r w:rsidR="003048A7">
        <w:t>B</w:t>
      </w:r>
      <w:r w:rsidRPr="00B95835">
        <w:t>93847</w:t>
      </w:r>
      <w:r w:rsidR="003048A7">
        <w:t>W</w:t>
      </w:r>
      <w:r w:rsidRPr="00B95835">
        <w:t>56373",</w:t>
      </w:r>
    </w:p>
    <w:p w:rsidR="006437D0" w:rsidRDefault="006437D0" w:rsidP="006437D0">
      <w:pPr>
        <w:pStyle w:val="Code"/>
        <w:spacing w:before="0" w:after="0"/>
      </w:pPr>
      <w:r w:rsidRPr="00B95835">
        <w:t xml:space="preserve">    </w:t>
      </w:r>
      <w:proofErr w:type="gramStart"/>
      <w:r w:rsidRPr="00B95835">
        <w:t>token</w:t>
      </w:r>
      <w:proofErr w:type="gramEnd"/>
      <w:r w:rsidRPr="00B95835">
        <w:t>:     "9922</w:t>
      </w:r>
      <w:r w:rsidR="003048A7">
        <w:t>-eer-</w:t>
      </w:r>
      <w:r w:rsidRPr="00B95835">
        <w:t>8374</w:t>
      </w:r>
      <w:r w:rsidR="003048A7">
        <w:t>-rqq-</w:t>
      </w:r>
      <w:r w:rsidRPr="00B95835">
        <w:t>7232"</w:t>
      </w:r>
      <w:r>
        <w:t>,</w:t>
      </w:r>
    </w:p>
    <w:p w:rsidR="00473388" w:rsidRDefault="00473388" w:rsidP="006437D0">
      <w:pPr>
        <w:pStyle w:val="Code"/>
        <w:spacing w:before="0" w:after="0"/>
      </w:pPr>
      <w:r>
        <w:t xml:space="preserve">    </w:t>
      </w:r>
      <w:proofErr w:type="gramStart"/>
      <w:r>
        <w:t>verified</w:t>
      </w:r>
      <w:proofErr w:type="gramEnd"/>
      <w:r>
        <w:t>:  true,</w:t>
      </w:r>
    </w:p>
    <w:p w:rsidR="006437D0" w:rsidRPr="00B95835" w:rsidRDefault="006437D0" w:rsidP="006437D0">
      <w:pPr>
        <w:pStyle w:val="Code"/>
        <w:spacing w:before="0" w:after="0"/>
      </w:pPr>
      <w:r>
        <w:t xml:space="preserve">    </w:t>
      </w:r>
      <w:proofErr w:type="spellStart"/>
      <w:proofErr w:type="gramStart"/>
      <w:r>
        <w:t>msg</w:t>
      </w:r>
      <w:proofErr w:type="spellEnd"/>
      <w:proofErr w:type="gramEnd"/>
      <w:r>
        <w:t xml:space="preserve">:       </w:t>
      </w:r>
      <w:r w:rsidRPr="00B95835">
        <w:t>"</w:t>
      </w:r>
      <w:r>
        <w:t>Free-form, informative statement about what happened</w:t>
      </w:r>
      <w:r w:rsidRPr="00B95835">
        <w:t>"</w:t>
      </w:r>
    </w:p>
    <w:p w:rsidR="006437D0" w:rsidRPr="00B95835" w:rsidRDefault="006437D0" w:rsidP="006437D0">
      <w:pPr>
        <w:pStyle w:val="Code"/>
        <w:spacing w:before="0" w:after="0"/>
      </w:pPr>
      <w:r w:rsidRPr="00B95835">
        <w:t>}</w:t>
      </w:r>
    </w:p>
    <w:p w:rsidR="006437D0" w:rsidRDefault="006437D0" w:rsidP="006437D0">
      <w:pPr>
        <w:rPr>
          <w:lang w:eastAsia="ja-JP"/>
        </w:rPr>
      </w:pPr>
    </w:p>
    <w:p w:rsidR="006437D0" w:rsidRDefault="006437D0" w:rsidP="006437D0">
      <w:pPr>
        <w:rPr>
          <w:lang w:eastAsia="ja-JP"/>
        </w:rPr>
      </w:pPr>
      <w:commentRangeStart w:id="14"/>
      <w:r>
        <w:rPr>
          <w:lang w:eastAsia="ja-JP"/>
        </w:rPr>
        <w:t>The following table clarifies which fields are requires/set at each step:</w:t>
      </w:r>
      <w:commentRangeEnd w:id="14"/>
      <w:r w:rsidR="00907FC4">
        <w:rPr>
          <w:rStyle w:val="CommentReference"/>
          <w:rFonts w:ascii="Times New Roman" w:eastAsia="Times New Roman" w:hAnsi="Times New Roman" w:cs="Times New Roman"/>
        </w:rPr>
        <w:commentReference w:id="14"/>
      </w:r>
    </w:p>
    <w:tbl>
      <w:tblPr>
        <w:tblStyle w:val="TableGrid"/>
        <w:tblW w:w="0" w:type="auto"/>
        <w:tblLook w:val="04A0" w:firstRow="1" w:lastRow="0" w:firstColumn="1" w:lastColumn="0" w:noHBand="0" w:noVBand="1"/>
      </w:tblPr>
      <w:tblGrid>
        <w:gridCol w:w="2125"/>
        <w:gridCol w:w="2057"/>
        <w:gridCol w:w="2185"/>
        <w:gridCol w:w="2088"/>
        <w:gridCol w:w="1841"/>
      </w:tblGrid>
      <w:tr w:rsidR="003048A7" w:rsidTr="003048A7">
        <w:tc>
          <w:tcPr>
            <w:tcW w:w="2125" w:type="dxa"/>
          </w:tcPr>
          <w:p w:rsidR="003048A7" w:rsidRDefault="003048A7" w:rsidP="006437D0">
            <w:pPr>
              <w:rPr>
                <w:lang w:eastAsia="ja-JP"/>
              </w:rPr>
            </w:pPr>
          </w:p>
        </w:tc>
        <w:tc>
          <w:tcPr>
            <w:tcW w:w="2057" w:type="dxa"/>
          </w:tcPr>
          <w:p w:rsidR="003048A7" w:rsidRDefault="003048A7" w:rsidP="006437D0">
            <w:pPr>
              <w:rPr>
                <w:lang w:eastAsia="ja-JP"/>
              </w:rPr>
            </w:pPr>
            <w:proofErr w:type="spellStart"/>
            <w:r>
              <w:rPr>
                <w:lang w:eastAsia="ja-JP"/>
              </w:rPr>
              <w:t>apiWho</w:t>
            </w:r>
            <w:proofErr w:type="spellEnd"/>
          </w:p>
        </w:tc>
        <w:tc>
          <w:tcPr>
            <w:tcW w:w="2185" w:type="dxa"/>
          </w:tcPr>
          <w:p w:rsidR="003048A7" w:rsidRDefault="003048A7" w:rsidP="006437D0">
            <w:pPr>
              <w:rPr>
                <w:lang w:eastAsia="ja-JP"/>
              </w:rPr>
            </w:pPr>
            <w:commentRangeStart w:id="15"/>
            <w:proofErr w:type="spellStart"/>
            <w:r>
              <w:rPr>
                <w:lang w:eastAsia="ja-JP"/>
              </w:rPr>
              <w:t>apiGenerate</w:t>
            </w:r>
            <w:commentRangeEnd w:id="15"/>
            <w:proofErr w:type="spellEnd"/>
            <w:r w:rsidR="00E77AF8">
              <w:rPr>
                <w:rStyle w:val="CommentReference"/>
                <w:rFonts w:ascii="Times New Roman" w:eastAsia="Times New Roman" w:hAnsi="Times New Roman" w:cs="Times New Roman"/>
              </w:rPr>
              <w:commentReference w:id="15"/>
            </w:r>
          </w:p>
        </w:tc>
        <w:tc>
          <w:tcPr>
            <w:tcW w:w="2088" w:type="dxa"/>
          </w:tcPr>
          <w:p w:rsidR="003048A7" w:rsidRDefault="003048A7" w:rsidP="006437D0">
            <w:pPr>
              <w:rPr>
                <w:lang w:eastAsia="ja-JP"/>
              </w:rPr>
            </w:pPr>
            <w:proofErr w:type="spellStart"/>
            <w:r>
              <w:rPr>
                <w:lang w:eastAsia="ja-JP"/>
              </w:rPr>
              <w:t>apiVerify</w:t>
            </w:r>
            <w:proofErr w:type="spellEnd"/>
          </w:p>
        </w:tc>
        <w:tc>
          <w:tcPr>
            <w:tcW w:w="1841" w:type="dxa"/>
          </w:tcPr>
          <w:p w:rsidR="003048A7" w:rsidRDefault="003048A7" w:rsidP="006437D0">
            <w:pPr>
              <w:rPr>
                <w:lang w:eastAsia="ja-JP"/>
              </w:rPr>
            </w:pPr>
            <w:proofErr w:type="spellStart"/>
            <w:r>
              <w:rPr>
                <w:lang w:eastAsia="ja-JP"/>
              </w:rPr>
              <w:t>apiLogout</w:t>
            </w:r>
            <w:proofErr w:type="spellEnd"/>
          </w:p>
        </w:tc>
      </w:tr>
      <w:tr w:rsidR="003048A7" w:rsidTr="003048A7">
        <w:tc>
          <w:tcPr>
            <w:tcW w:w="2125" w:type="dxa"/>
          </w:tcPr>
          <w:p w:rsidR="003048A7" w:rsidRDefault="003048A7" w:rsidP="006437D0">
            <w:pPr>
              <w:rPr>
                <w:lang w:eastAsia="ja-JP"/>
              </w:rPr>
            </w:pPr>
            <w:proofErr w:type="spellStart"/>
            <w:r w:rsidRPr="00B95835">
              <w:t>userName</w:t>
            </w:r>
            <w:proofErr w:type="spellEnd"/>
          </w:p>
        </w:tc>
        <w:tc>
          <w:tcPr>
            <w:tcW w:w="2057" w:type="dxa"/>
          </w:tcPr>
          <w:p w:rsidR="003048A7" w:rsidRDefault="003048A7" w:rsidP="006437D0">
            <w:pPr>
              <w:rPr>
                <w:lang w:eastAsia="ja-JP"/>
              </w:rPr>
            </w:pPr>
            <w:r>
              <w:rPr>
                <w:lang w:eastAsia="ja-JP"/>
              </w:rPr>
              <w:t>set</w:t>
            </w:r>
          </w:p>
        </w:tc>
        <w:tc>
          <w:tcPr>
            <w:tcW w:w="2185" w:type="dxa"/>
          </w:tcPr>
          <w:p w:rsidR="003048A7" w:rsidRDefault="003048A7" w:rsidP="006437D0">
            <w:pPr>
              <w:rPr>
                <w:lang w:eastAsia="ja-JP"/>
              </w:rPr>
            </w:pPr>
            <w:r>
              <w:rPr>
                <w:lang w:eastAsia="ja-JP"/>
              </w:rPr>
              <w:t>set</w:t>
            </w:r>
          </w:p>
        </w:tc>
        <w:tc>
          <w:tcPr>
            <w:tcW w:w="2088" w:type="dxa"/>
          </w:tcPr>
          <w:p w:rsidR="003048A7" w:rsidRDefault="003048A7" w:rsidP="006437D0">
            <w:pPr>
              <w:rPr>
                <w:lang w:eastAsia="ja-JP"/>
              </w:rPr>
            </w:pPr>
            <w:r>
              <w:rPr>
                <w:lang w:eastAsia="ja-JP"/>
              </w:rPr>
              <w:t>set</w:t>
            </w:r>
          </w:p>
        </w:tc>
        <w:tc>
          <w:tcPr>
            <w:tcW w:w="1841" w:type="dxa"/>
          </w:tcPr>
          <w:p w:rsidR="003048A7" w:rsidRDefault="003048A7" w:rsidP="006437D0">
            <w:pPr>
              <w:rPr>
                <w:lang w:eastAsia="ja-JP"/>
              </w:rPr>
            </w:pPr>
          </w:p>
        </w:tc>
      </w:tr>
      <w:tr w:rsidR="003048A7" w:rsidTr="003048A7">
        <w:tc>
          <w:tcPr>
            <w:tcW w:w="2125" w:type="dxa"/>
          </w:tcPr>
          <w:p w:rsidR="003048A7" w:rsidRDefault="003048A7" w:rsidP="006437D0">
            <w:pPr>
              <w:rPr>
                <w:lang w:eastAsia="ja-JP"/>
              </w:rPr>
            </w:pPr>
            <w:proofErr w:type="spellStart"/>
            <w:r w:rsidRPr="00B95835">
              <w:t>userId</w:t>
            </w:r>
            <w:proofErr w:type="spellEnd"/>
          </w:p>
        </w:tc>
        <w:tc>
          <w:tcPr>
            <w:tcW w:w="2057" w:type="dxa"/>
          </w:tcPr>
          <w:p w:rsidR="003048A7" w:rsidRDefault="003048A7" w:rsidP="006437D0">
            <w:pPr>
              <w:rPr>
                <w:lang w:eastAsia="ja-JP"/>
              </w:rPr>
            </w:pPr>
            <w:r>
              <w:rPr>
                <w:lang w:eastAsia="ja-JP"/>
              </w:rPr>
              <w:t>set</w:t>
            </w:r>
          </w:p>
        </w:tc>
        <w:tc>
          <w:tcPr>
            <w:tcW w:w="2185" w:type="dxa"/>
          </w:tcPr>
          <w:p w:rsidR="003048A7" w:rsidRDefault="003048A7" w:rsidP="006437D0">
            <w:pPr>
              <w:rPr>
                <w:lang w:eastAsia="ja-JP"/>
              </w:rPr>
            </w:pPr>
            <w:r>
              <w:rPr>
                <w:lang w:eastAsia="ja-JP"/>
              </w:rPr>
              <w:t>set</w:t>
            </w:r>
          </w:p>
        </w:tc>
        <w:tc>
          <w:tcPr>
            <w:tcW w:w="2088" w:type="dxa"/>
          </w:tcPr>
          <w:p w:rsidR="003048A7" w:rsidRDefault="003048A7" w:rsidP="006437D0">
            <w:pPr>
              <w:rPr>
                <w:lang w:eastAsia="ja-JP"/>
              </w:rPr>
            </w:pPr>
            <w:r w:rsidRPr="00A44E8A">
              <w:rPr>
                <w:highlight w:val="yellow"/>
                <w:lang w:eastAsia="ja-JP"/>
              </w:rPr>
              <w:t>required</w:t>
            </w:r>
          </w:p>
        </w:tc>
        <w:tc>
          <w:tcPr>
            <w:tcW w:w="1841" w:type="dxa"/>
          </w:tcPr>
          <w:p w:rsidR="003048A7" w:rsidRPr="00A44E8A" w:rsidRDefault="003048A7" w:rsidP="006437D0">
            <w:pPr>
              <w:rPr>
                <w:highlight w:val="yellow"/>
                <w:lang w:eastAsia="ja-JP"/>
              </w:rPr>
            </w:pPr>
          </w:p>
        </w:tc>
      </w:tr>
      <w:tr w:rsidR="003048A7" w:rsidTr="003048A7">
        <w:tc>
          <w:tcPr>
            <w:tcW w:w="2125" w:type="dxa"/>
          </w:tcPr>
          <w:p w:rsidR="003048A7" w:rsidRDefault="003048A7" w:rsidP="006437D0">
            <w:pPr>
              <w:rPr>
                <w:lang w:eastAsia="ja-JP"/>
              </w:rPr>
            </w:pPr>
            <w:r w:rsidRPr="00B95835">
              <w:t>challenge</w:t>
            </w:r>
          </w:p>
        </w:tc>
        <w:tc>
          <w:tcPr>
            <w:tcW w:w="2057" w:type="dxa"/>
          </w:tcPr>
          <w:p w:rsidR="003048A7" w:rsidRDefault="003048A7" w:rsidP="006437D0">
            <w:pPr>
              <w:rPr>
                <w:lang w:eastAsia="ja-JP"/>
              </w:rPr>
            </w:pPr>
          </w:p>
        </w:tc>
        <w:tc>
          <w:tcPr>
            <w:tcW w:w="2185" w:type="dxa"/>
          </w:tcPr>
          <w:p w:rsidR="003048A7" w:rsidRDefault="003048A7" w:rsidP="006437D0">
            <w:pPr>
              <w:rPr>
                <w:lang w:eastAsia="ja-JP"/>
              </w:rPr>
            </w:pPr>
            <w:r w:rsidRPr="00A44E8A">
              <w:rPr>
                <w:highlight w:val="yellow"/>
                <w:lang w:eastAsia="ja-JP"/>
              </w:rPr>
              <w:t>required</w:t>
            </w:r>
          </w:p>
        </w:tc>
        <w:tc>
          <w:tcPr>
            <w:tcW w:w="2088" w:type="dxa"/>
          </w:tcPr>
          <w:p w:rsidR="003048A7" w:rsidRDefault="003048A7" w:rsidP="006437D0">
            <w:pPr>
              <w:rPr>
                <w:lang w:eastAsia="ja-JP"/>
              </w:rPr>
            </w:pPr>
            <w:r w:rsidRPr="00A44E8A">
              <w:rPr>
                <w:highlight w:val="yellow"/>
                <w:lang w:eastAsia="ja-JP"/>
              </w:rPr>
              <w:t>required</w:t>
            </w:r>
          </w:p>
        </w:tc>
        <w:tc>
          <w:tcPr>
            <w:tcW w:w="1841" w:type="dxa"/>
          </w:tcPr>
          <w:p w:rsidR="003048A7" w:rsidRPr="00A44E8A" w:rsidRDefault="003048A7" w:rsidP="006437D0">
            <w:pPr>
              <w:rPr>
                <w:highlight w:val="yellow"/>
                <w:lang w:eastAsia="ja-JP"/>
              </w:rPr>
            </w:pPr>
          </w:p>
        </w:tc>
      </w:tr>
      <w:tr w:rsidR="003048A7" w:rsidTr="003048A7">
        <w:tc>
          <w:tcPr>
            <w:tcW w:w="2125" w:type="dxa"/>
          </w:tcPr>
          <w:p w:rsidR="003048A7" w:rsidRDefault="003048A7" w:rsidP="006437D0">
            <w:pPr>
              <w:rPr>
                <w:lang w:eastAsia="ja-JP"/>
              </w:rPr>
            </w:pPr>
            <w:r w:rsidRPr="00B95835">
              <w:t>token</w:t>
            </w:r>
          </w:p>
        </w:tc>
        <w:tc>
          <w:tcPr>
            <w:tcW w:w="2057" w:type="dxa"/>
          </w:tcPr>
          <w:p w:rsidR="003048A7" w:rsidRDefault="003048A7" w:rsidP="006437D0">
            <w:pPr>
              <w:rPr>
                <w:lang w:eastAsia="ja-JP"/>
              </w:rPr>
            </w:pPr>
          </w:p>
        </w:tc>
        <w:tc>
          <w:tcPr>
            <w:tcW w:w="2185" w:type="dxa"/>
          </w:tcPr>
          <w:p w:rsidR="003048A7" w:rsidRDefault="003048A7" w:rsidP="006437D0">
            <w:pPr>
              <w:rPr>
                <w:lang w:eastAsia="ja-JP"/>
              </w:rPr>
            </w:pPr>
            <w:r>
              <w:rPr>
                <w:lang w:eastAsia="ja-JP"/>
              </w:rPr>
              <w:t>set</w:t>
            </w:r>
          </w:p>
        </w:tc>
        <w:tc>
          <w:tcPr>
            <w:tcW w:w="2088" w:type="dxa"/>
          </w:tcPr>
          <w:p w:rsidR="003048A7" w:rsidRDefault="003048A7" w:rsidP="006437D0">
            <w:pPr>
              <w:rPr>
                <w:lang w:eastAsia="ja-JP"/>
              </w:rPr>
            </w:pPr>
            <w:r w:rsidRPr="00A44E8A">
              <w:rPr>
                <w:highlight w:val="yellow"/>
                <w:lang w:eastAsia="ja-JP"/>
              </w:rPr>
              <w:t>required</w:t>
            </w:r>
          </w:p>
        </w:tc>
        <w:tc>
          <w:tcPr>
            <w:tcW w:w="1841" w:type="dxa"/>
          </w:tcPr>
          <w:p w:rsidR="003048A7" w:rsidRPr="00A44E8A" w:rsidRDefault="003048A7" w:rsidP="006437D0">
            <w:pPr>
              <w:rPr>
                <w:highlight w:val="yellow"/>
                <w:lang w:eastAsia="ja-JP"/>
              </w:rPr>
            </w:pPr>
          </w:p>
        </w:tc>
      </w:tr>
      <w:tr w:rsidR="003048A7" w:rsidTr="003048A7">
        <w:tc>
          <w:tcPr>
            <w:tcW w:w="2125" w:type="dxa"/>
          </w:tcPr>
          <w:p w:rsidR="003048A7" w:rsidRDefault="003048A7" w:rsidP="006437D0">
            <w:pPr>
              <w:rPr>
                <w:lang w:eastAsia="ja-JP"/>
              </w:rPr>
            </w:pPr>
            <w:proofErr w:type="spellStart"/>
            <w:r>
              <w:t>msg</w:t>
            </w:r>
            <w:proofErr w:type="spellEnd"/>
          </w:p>
        </w:tc>
        <w:tc>
          <w:tcPr>
            <w:tcW w:w="2057" w:type="dxa"/>
          </w:tcPr>
          <w:p w:rsidR="003048A7" w:rsidRDefault="003048A7" w:rsidP="003048A7">
            <w:pPr>
              <w:rPr>
                <w:lang w:eastAsia="ja-JP"/>
              </w:rPr>
            </w:pPr>
            <w:r>
              <w:rPr>
                <w:lang w:eastAsia="ja-JP"/>
              </w:rPr>
              <w:t>show logged in or not logged in</w:t>
            </w:r>
          </w:p>
        </w:tc>
        <w:tc>
          <w:tcPr>
            <w:tcW w:w="2185" w:type="dxa"/>
          </w:tcPr>
          <w:p w:rsidR="003048A7" w:rsidRDefault="003048A7" w:rsidP="006437D0">
            <w:pPr>
              <w:rPr>
                <w:lang w:eastAsia="ja-JP"/>
              </w:rPr>
            </w:pPr>
            <w:r>
              <w:rPr>
                <w:lang w:eastAsia="ja-JP"/>
              </w:rPr>
              <w:t>show success or error</w:t>
            </w:r>
          </w:p>
        </w:tc>
        <w:tc>
          <w:tcPr>
            <w:tcW w:w="2088" w:type="dxa"/>
          </w:tcPr>
          <w:p w:rsidR="003048A7" w:rsidRDefault="003048A7" w:rsidP="006437D0">
            <w:pPr>
              <w:rPr>
                <w:lang w:eastAsia="ja-JP"/>
              </w:rPr>
            </w:pPr>
            <w:r>
              <w:rPr>
                <w:lang w:eastAsia="ja-JP"/>
              </w:rPr>
              <w:t>show success or error</w:t>
            </w:r>
          </w:p>
        </w:tc>
        <w:tc>
          <w:tcPr>
            <w:tcW w:w="1841" w:type="dxa"/>
          </w:tcPr>
          <w:p w:rsidR="003048A7" w:rsidRDefault="003048A7" w:rsidP="006437D0">
            <w:pPr>
              <w:rPr>
                <w:lang w:eastAsia="ja-JP"/>
              </w:rPr>
            </w:pPr>
            <w:r>
              <w:rPr>
                <w:lang w:eastAsia="ja-JP"/>
              </w:rPr>
              <w:t>show that user is not logged in</w:t>
            </w:r>
          </w:p>
        </w:tc>
      </w:tr>
      <w:tr w:rsidR="003048A7" w:rsidTr="003048A7">
        <w:tc>
          <w:tcPr>
            <w:tcW w:w="2125" w:type="dxa"/>
          </w:tcPr>
          <w:p w:rsidR="003048A7" w:rsidRDefault="003048A7" w:rsidP="00473388">
            <w:r>
              <w:t>verified</w:t>
            </w:r>
          </w:p>
        </w:tc>
        <w:tc>
          <w:tcPr>
            <w:tcW w:w="2057" w:type="dxa"/>
          </w:tcPr>
          <w:p w:rsidR="003048A7" w:rsidRDefault="003048A7" w:rsidP="006437D0">
            <w:pPr>
              <w:rPr>
                <w:lang w:eastAsia="ja-JP"/>
              </w:rPr>
            </w:pPr>
          </w:p>
        </w:tc>
        <w:tc>
          <w:tcPr>
            <w:tcW w:w="2185" w:type="dxa"/>
          </w:tcPr>
          <w:p w:rsidR="003048A7" w:rsidRDefault="003048A7" w:rsidP="006437D0">
            <w:pPr>
              <w:rPr>
                <w:lang w:eastAsia="ja-JP"/>
              </w:rPr>
            </w:pPr>
          </w:p>
        </w:tc>
        <w:tc>
          <w:tcPr>
            <w:tcW w:w="2088" w:type="dxa"/>
          </w:tcPr>
          <w:p w:rsidR="003048A7" w:rsidRDefault="003048A7" w:rsidP="006437D0">
            <w:pPr>
              <w:rPr>
                <w:lang w:eastAsia="ja-JP"/>
              </w:rPr>
            </w:pPr>
            <w:r>
              <w:rPr>
                <w:lang w:eastAsia="ja-JP"/>
              </w:rPr>
              <w:t>set true or false</w:t>
            </w:r>
          </w:p>
        </w:tc>
        <w:tc>
          <w:tcPr>
            <w:tcW w:w="1841" w:type="dxa"/>
          </w:tcPr>
          <w:p w:rsidR="003048A7" w:rsidRDefault="003048A7" w:rsidP="006437D0">
            <w:pPr>
              <w:rPr>
                <w:lang w:eastAsia="ja-JP"/>
              </w:rPr>
            </w:pPr>
          </w:p>
        </w:tc>
      </w:tr>
    </w:tbl>
    <w:p w:rsidR="006437D0" w:rsidRDefault="006437D0" w:rsidP="006437D0">
      <w:pPr>
        <w:rPr>
          <w:lang w:eastAsia="ja-JP"/>
        </w:rPr>
      </w:pPr>
    </w:p>
    <w:p w:rsidR="006437D0" w:rsidRDefault="006437D0" w:rsidP="006437D0">
      <w:pPr>
        <w:rPr>
          <w:lang w:eastAsia="ja-JP"/>
        </w:rPr>
      </w:pPr>
      <w:r>
        <w:rPr>
          <w:lang w:eastAsia="ja-JP"/>
        </w:rPr>
        <w:t xml:space="preserve">Because </w:t>
      </w:r>
      <w:proofErr w:type="spellStart"/>
      <w:r>
        <w:rPr>
          <w:lang w:eastAsia="ja-JP"/>
        </w:rPr>
        <w:t>apiWho</w:t>
      </w:r>
      <w:proofErr w:type="spellEnd"/>
      <w:r>
        <w:rPr>
          <w:lang w:eastAsia="ja-JP"/>
        </w:rPr>
        <w:t xml:space="preserve"> does not need any input, it can be accessed with either a GET or a POST request.  </w:t>
      </w:r>
      <w:proofErr w:type="spellStart"/>
      <w:proofErr w:type="gramStart"/>
      <w:r>
        <w:rPr>
          <w:lang w:eastAsia="ja-JP"/>
        </w:rPr>
        <w:t>apiGenerate</w:t>
      </w:r>
      <w:proofErr w:type="spellEnd"/>
      <w:proofErr w:type="gramEnd"/>
      <w:r>
        <w:rPr>
          <w:lang w:eastAsia="ja-JP"/>
        </w:rPr>
        <w:t xml:space="preserve"> requires that you be logged in, and that a challenge is included.  The provider will generate a token specific for that challenge.   Finally, in </w:t>
      </w:r>
      <w:proofErr w:type="spellStart"/>
      <w:r>
        <w:rPr>
          <w:lang w:eastAsia="ja-JP"/>
        </w:rPr>
        <w:t>apiVerify</w:t>
      </w:r>
      <w:proofErr w:type="spellEnd"/>
      <w:r>
        <w:rPr>
          <w:lang w:eastAsia="ja-JP"/>
        </w:rPr>
        <w:t xml:space="preserve"> the request can be made from a server that is a not authenticated, but as long as the challenge and the token match appropriately, it will verify and validate the specific user</w:t>
      </w:r>
      <w:r w:rsidR="00626FDB">
        <w:rPr>
          <w:lang w:eastAsia="ja-JP"/>
        </w:rPr>
        <w:t xml:space="preserve"> that had given it the challenge in the first place.   The operations </w:t>
      </w:r>
      <w:proofErr w:type="spellStart"/>
      <w:r w:rsidR="00626FDB">
        <w:rPr>
          <w:lang w:eastAsia="ja-JP"/>
        </w:rPr>
        <w:t>apiGenerate</w:t>
      </w:r>
      <w:proofErr w:type="spellEnd"/>
      <w:r w:rsidR="00626FDB">
        <w:rPr>
          <w:lang w:eastAsia="ja-JP"/>
        </w:rPr>
        <w:t xml:space="preserve"> and </w:t>
      </w:r>
      <w:proofErr w:type="spellStart"/>
      <w:r w:rsidR="00626FDB">
        <w:rPr>
          <w:lang w:eastAsia="ja-JP"/>
        </w:rPr>
        <w:t>apiVerify</w:t>
      </w:r>
      <w:proofErr w:type="spellEnd"/>
      <w:r w:rsidR="00626FDB">
        <w:rPr>
          <w:lang w:eastAsia="ja-JP"/>
        </w:rPr>
        <w:t xml:space="preserve"> can only be called once for a given challenge – after that one call, the memory is cleared of that challenge.  The </w:t>
      </w:r>
      <w:proofErr w:type="spellStart"/>
      <w:r w:rsidR="00626FDB">
        <w:rPr>
          <w:lang w:eastAsia="ja-JP"/>
        </w:rPr>
        <w:t>apiVerify</w:t>
      </w:r>
      <w:proofErr w:type="spellEnd"/>
      <w:r w:rsidR="00626FDB">
        <w:rPr>
          <w:lang w:eastAsia="ja-JP"/>
        </w:rPr>
        <w:t xml:space="preserve"> returns </w:t>
      </w:r>
      <w:r w:rsidR="00473388">
        <w:rPr>
          <w:lang w:eastAsia="ja-JP"/>
        </w:rPr>
        <w:t>verified=true if successful (along with user details), and verified=false if not.</w:t>
      </w:r>
    </w:p>
    <w:p w:rsidR="003048A7" w:rsidRPr="00B95835" w:rsidRDefault="003048A7" w:rsidP="006437D0">
      <w:pPr>
        <w:rPr>
          <w:lang w:eastAsia="ja-JP"/>
        </w:rPr>
      </w:pPr>
      <w:proofErr w:type="spellStart"/>
      <w:proofErr w:type="gramStart"/>
      <w:r>
        <w:rPr>
          <w:lang w:eastAsia="ja-JP"/>
        </w:rPr>
        <w:t>apiLogout</w:t>
      </w:r>
      <w:proofErr w:type="spellEnd"/>
      <w:proofErr w:type="gramEnd"/>
      <w:r>
        <w:rPr>
          <w:lang w:eastAsia="ja-JP"/>
        </w:rPr>
        <w:t xml:space="preserve"> needs no </w:t>
      </w:r>
      <w:r w:rsidR="006F46F9">
        <w:rPr>
          <w:lang w:eastAsia="ja-JP"/>
        </w:rPr>
        <w:t>data sent to it</w:t>
      </w:r>
      <w:r>
        <w:rPr>
          <w:lang w:eastAsia="ja-JP"/>
        </w:rPr>
        <w:t>, and results in the user session being voided, if there is on</w:t>
      </w:r>
      <w:r w:rsidR="006F46F9">
        <w:rPr>
          <w:lang w:eastAsia="ja-JP"/>
        </w:rPr>
        <w:t>e</w:t>
      </w:r>
      <w:r>
        <w:rPr>
          <w:lang w:eastAsia="ja-JP"/>
        </w:rPr>
        <w:t>.</w:t>
      </w:r>
    </w:p>
    <w:p w:rsidR="006437D0" w:rsidRDefault="006437D0" w:rsidP="006437D0">
      <w:pPr>
        <w:rPr>
          <w:lang w:eastAsia="ja-JP"/>
        </w:rPr>
      </w:pPr>
    </w:p>
    <w:p w:rsidR="006437D0" w:rsidRDefault="006437D0" w:rsidP="006437D0">
      <w:pPr>
        <w:rPr>
          <w:lang w:eastAsia="ja-JP"/>
        </w:rPr>
      </w:pPr>
    </w:p>
    <w:p w:rsidR="00F52D1F" w:rsidRDefault="002D1FCA" w:rsidP="002D1FCA">
      <w:pPr>
        <w:pStyle w:val="Heading2"/>
      </w:pPr>
      <w:bookmarkStart w:id="16" w:name="_Toc429993511"/>
      <w:r>
        <w:t>Step 1 – Client Learns User Identity</w:t>
      </w:r>
      <w:bookmarkEnd w:id="16"/>
    </w:p>
    <w:p w:rsidR="002D1FCA" w:rsidRDefault="002D1FCA" w:rsidP="002D1FCA">
      <w:pPr>
        <w:rPr>
          <w:lang w:eastAsia="ja-JP"/>
        </w:rPr>
      </w:pPr>
      <w:r>
        <w:rPr>
          <w:lang w:eastAsia="ja-JP"/>
        </w:rPr>
        <w:t xml:space="preserve">This is done at any time after the JS client has </w:t>
      </w:r>
      <w:proofErr w:type="gramStart"/>
      <w:r>
        <w:rPr>
          <w:lang w:eastAsia="ja-JP"/>
        </w:rPr>
        <w:t>started,</w:t>
      </w:r>
      <w:proofErr w:type="gramEnd"/>
      <w:r>
        <w:rPr>
          <w:lang w:eastAsia="ja-JP"/>
        </w:rPr>
        <w:t xml:space="preserve"> it makes a single </w:t>
      </w:r>
      <w:r w:rsidR="00626FDB">
        <w:rPr>
          <w:lang w:eastAsia="ja-JP"/>
        </w:rPr>
        <w:t xml:space="preserve">GET </w:t>
      </w:r>
      <w:r>
        <w:rPr>
          <w:lang w:eastAsia="ja-JP"/>
        </w:rPr>
        <w:t xml:space="preserve">request to the well-known provider.  The request is “Who-Am-I” request.   </w:t>
      </w:r>
    </w:p>
    <w:p w:rsidR="002D1FCA" w:rsidRDefault="002D1FCA" w:rsidP="002D1FCA">
      <w:pPr>
        <w:pStyle w:val="ListParagraph"/>
        <w:numPr>
          <w:ilvl w:val="0"/>
          <w:numId w:val="10"/>
        </w:numPr>
        <w:rPr>
          <w:lang w:eastAsia="ja-JP"/>
        </w:rPr>
      </w:pPr>
      <w:r>
        <w:rPr>
          <w:lang w:eastAsia="ja-JP"/>
        </w:rPr>
        <w:t>If the user is not logged in, it will return an empty JSON, or other indication that the user is not logged in.</w:t>
      </w:r>
    </w:p>
    <w:p w:rsidR="002D1FCA" w:rsidRPr="002D1FCA" w:rsidRDefault="00626FDB" w:rsidP="002D1FCA">
      <w:pPr>
        <w:pStyle w:val="ListParagraph"/>
        <w:numPr>
          <w:ilvl w:val="0"/>
          <w:numId w:val="10"/>
        </w:numPr>
        <w:rPr>
          <w:lang w:eastAsia="ja-JP"/>
        </w:rPr>
      </w:pPr>
      <w:r>
        <w:rPr>
          <w:lang w:eastAsia="ja-JP"/>
        </w:rPr>
        <w:t>If</w:t>
      </w:r>
      <w:r w:rsidR="002D1FCA">
        <w:rPr>
          <w:lang w:eastAsia="ja-JP"/>
        </w:rPr>
        <w:t xml:space="preserve"> user logged in, it will return the user key (arbitrary value) email address</w:t>
      </w:r>
      <w:r>
        <w:rPr>
          <w:lang w:eastAsia="ja-JP"/>
        </w:rPr>
        <w:t xml:space="preserve"> (user ID)</w:t>
      </w:r>
      <w:r w:rsidR="002D1FCA">
        <w:rPr>
          <w:lang w:eastAsia="ja-JP"/>
        </w:rPr>
        <w:t xml:space="preserve">, and </w:t>
      </w:r>
      <w:r>
        <w:rPr>
          <w:lang w:eastAsia="ja-JP"/>
        </w:rPr>
        <w:t xml:space="preserve">full </w:t>
      </w:r>
      <w:r w:rsidR="002D1FCA">
        <w:rPr>
          <w:lang w:eastAsia="ja-JP"/>
        </w:rPr>
        <w:t>display name for the user.</w:t>
      </w:r>
    </w:p>
    <w:p w:rsidR="00DB50B6" w:rsidRPr="00DB50B6" w:rsidRDefault="002D1FCA" w:rsidP="002D1FCA">
      <w:pPr>
        <w:jc w:val="center"/>
        <w:rPr>
          <w:lang w:eastAsia="ja-JP"/>
        </w:rPr>
      </w:pPr>
      <w:r w:rsidRPr="002D1FCA">
        <w:rPr>
          <w:noProof/>
        </w:rPr>
        <w:drawing>
          <wp:inline distT="0" distB="0" distL="0" distR="0">
            <wp:extent cx="3437890" cy="2425065"/>
            <wp:effectExtent l="133350" t="152400" r="295910" b="3181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7890" cy="2425065"/>
                    </a:xfrm>
                    <a:prstGeom prst="rect">
                      <a:avLst/>
                    </a:prstGeom>
                    <a:ln>
                      <a:noFill/>
                    </a:ln>
                    <a:effectLst>
                      <a:outerShdw blurRad="292100" dist="139700" dir="2700000" algn="tl" rotWithShape="0">
                        <a:srgbClr val="333333">
                          <a:alpha val="65000"/>
                        </a:srgbClr>
                      </a:outerShdw>
                    </a:effectLst>
                  </pic:spPr>
                </pic:pic>
              </a:graphicData>
            </a:graphic>
          </wp:inline>
        </w:drawing>
      </w:r>
    </w:p>
    <w:p w:rsidR="003530D2" w:rsidRDefault="002D1FCA" w:rsidP="003530D2">
      <w:pPr>
        <w:rPr>
          <w:lang w:eastAsia="ja-JP"/>
        </w:rPr>
      </w:pPr>
      <w:r>
        <w:rPr>
          <w:lang w:eastAsia="ja-JP"/>
        </w:rPr>
        <w:t xml:space="preserve">If the user is not logged in, the client </w:t>
      </w:r>
      <w:r w:rsidR="00626FDB">
        <w:rPr>
          <w:lang w:eastAsia="ja-JP"/>
        </w:rPr>
        <w:t>should</w:t>
      </w:r>
      <w:r>
        <w:rPr>
          <w:lang w:eastAsia="ja-JP"/>
        </w:rPr>
        <w:t xml:space="preserve"> display a log-in link to the SSOFI provider so that the user interface there can take the job of logging the user in, and returning to the Angular client program.  No other authentication activity can proceed until the user is logged in to the SSOFI provider, and the Who-Am-I request has returned a proper identification of the user.</w:t>
      </w:r>
    </w:p>
    <w:p w:rsidR="002D1FCA" w:rsidRDefault="002D1FCA" w:rsidP="002D1FCA">
      <w:pPr>
        <w:pStyle w:val="Heading2"/>
        <w:pageBreakBefore/>
      </w:pPr>
      <w:bookmarkStart w:id="17" w:name="_Toc429993512"/>
      <w:commentRangeStart w:id="18"/>
      <w:r>
        <w:lastRenderedPageBreak/>
        <w:t>Step 2 – Client Initiates Authentication with Server</w:t>
      </w:r>
      <w:bookmarkEnd w:id="17"/>
      <w:commentRangeEnd w:id="18"/>
      <w:r w:rsidR="006038FA">
        <w:rPr>
          <w:rStyle w:val="CommentReference"/>
          <w:rFonts w:ascii="Times New Roman" w:eastAsia="Times New Roman" w:hAnsi="Times New Roman" w:cs="Times New Roman"/>
          <w:b w:val="0"/>
          <w:bCs w:val="0"/>
          <w:i w:val="0"/>
          <w:iCs w:val="0"/>
          <w:color w:val="auto"/>
          <w:lang w:eastAsia="en-US"/>
        </w:rPr>
        <w:commentReference w:id="18"/>
      </w:r>
    </w:p>
    <w:p w:rsidR="002D1FCA" w:rsidRDefault="002D1FCA" w:rsidP="002D1FCA">
      <w:pPr>
        <w:rPr>
          <w:lang w:eastAsia="ja-JP"/>
        </w:rPr>
      </w:pPr>
      <w:r>
        <w:rPr>
          <w:lang w:eastAsia="ja-JP"/>
        </w:rPr>
        <w:t>Once the client knows who the user is (from step 1) it then start</w:t>
      </w:r>
      <w:r w:rsidR="00626FDB">
        <w:rPr>
          <w:lang w:eastAsia="ja-JP"/>
        </w:rPr>
        <w:t>s</w:t>
      </w:r>
      <w:r>
        <w:rPr>
          <w:lang w:eastAsia="ja-JP"/>
        </w:rPr>
        <w:t xml:space="preserve"> the process of proving to the server who the user is.  This can all proceed in the background without the user being overtly aware of it.</w:t>
      </w:r>
    </w:p>
    <w:p w:rsidR="0080138A" w:rsidRDefault="0080138A" w:rsidP="002D1FCA">
      <w:pPr>
        <w:rPr>
          <w:lang w:eastAsia="ja-JP"/>
        </w:rPr>
      </w:pPr>
      <w:r>
        <w:rPr>
          <w:lang w:eastAsia="ja-JP"/>
        </w:rPr>
        <w:t>The browser will already have a “session” with the server (using cookies), so that the server can keep track of multiple requests from the browser and associate them appropriately.</w:t>
      </w:r>
    </w:p>
    <w:p w:rsidR="0080138A" w:rsidRDefault="0080138A" w:rsidP="002D1FCA">
      <w:pPr>
        <w:rPr>
          <w:lang w:eastAsia="ja-JP"/>
        </w:rPr>
      </w:pPr>
      <w:r>
        <w:rPr>
          <w:lang w:eastAsia="ja-JP"/>
        </w:rPr>
        <w:t>The client makes an Initiate-Login request to the server.  In the request it will specify the user ID of the user, as well as the other information about the user.  This is NOT trusted by the server.</w:t>
      </w:r>
      <w:r w:rsidR="001A3185">
        <w:rPr>
          <w:lang w:eastAsia="ja-JP"/>
        </w:rPr>
        <w:t xml:space="preserve">  The server will remember the username and return a unique nonce (a token that c</w:t>
      </w:r>
      <w:r w:rsidR="00351FD0">
        <w:rPr>
          <w:lang w:eastAsia="ja-JP"/>
        </w:rPr>
        <w:t>an be used only once) “challenge”.  The server must generate a new, unique challenge value for each request.</w:t>
      </w:r>
    </w:p>
    <w:p w:rsidR="001A3185" w:rsidRDefault="001A3185" w:rsidP="001A3185">
      <w:pPr>
        <w:jc w:val="center"/>
        <w:rPr>
          <w:lang w:eastAsia="ja-JP"/>
        </w:rPr>
      </w:pPr>
      <w:r w:rsidRPr="001A3185">
        <w:rPr>
          <w:noProof/>
        </w:rPr>
        <w:drawing>
          <wp:inline distT="0" distB="0" distL="0" distR="0">
            <wp:extent cx="3741262" cy="2640787"/>
            <wp:effectExtent l="152400" t="152400" r="316865" b="3314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6391" cy="2644407"/>
                    </a:xfrm>
                    <a:prstGeom prst="rect">
                      <a:avLst/>
                    </a:prstGeom>
                    <a:ln>
                      <a:noFill/>
                    </a:ln>
                    <a:effectLst>
                      <a:outerShdw blurRad="292100" dist="139700" dir="2700000" algn="tl" rotWithShape="0">
                        <a:srgbClr val="333333">
                          <a:alpha val="65000"/>
                        </a:srgbClr>
                      </a:outerShdw>
                    </a:effectLst>
                  </pic:spPr>
                </pic:pic>
              </a:graphicData>
            </a:graphic>
          </wp:inline>
        </w:drawing>
      </w:r>
    </w:p>
    <w:p w:rsidR="001A3185" w:rsidRDefault="001A3185" w:rsidP="001A3185">
      <w:pPr>
        <w:pStyle w:val="Heading2"/>
        <w:pageBreakBefore/>
      </w:pPr>
      <w:bookmarkStart w:id="19" w:name="_Toc429993513"/>
      <w:r>
        <w:lastRenderedPageBreak/>
        <w:t xml:space="preserve">Step 3 – </w:t>
      </w:r>
      <w:commentRangeStart w:id="20"/>
      <w:r>
        <w:t>Deliver Challenge to Provider</w:t>
      </w:r>
      <w:bookmarkEnd w:id="19"/>
      <w:commentRangeEnd w:id="20"/>
      <w:r w:rsidR="00A27857">
        <w:rPr>
          <w:rStyle w:val="CommentReference"/>
          <w:rFonts w:ascii="Times New Roman" w:eastAsia="Times New Roman" w:hAnsi="Times New Roman" w:cs="Times New Roman"/>
          <w:b w:val="0"/>
          <w:bCs w:val="0"/>
          <w:i w:val="0"/>
          <w:iCs w:val="0"/>
          <w:color w:val="auto"/>
          <w:lang w:eastAsia="en-US"/>
        </w:rPr>
        <w:commentReference w:id="20"/>
      </w:r>
    </w:p>
    <w:p w:rsidR="001A3185" w:rsidRDefault="001A3185" w:rsidP="001A3185">
      <w:pPr>
        <w:rPr>
          <w:lang w:eastAsia="ja-JP"/>
        </w:rPr>
      </w:pPr>
      <w:r>
        <w:rPr>
          <w:lang w:eastAsia="ja-JP"/>
        </w:rPr>
        <w:t xml:space="preserve">The JS client will deliver the challenge to the provider.  This primes the provider to be ready for a verification call from the server.  The </w:t>
      </w:r>
      <w:r w:rsidR="00351FD0">
        <w:rPr>
          <w:lang w:eastAsia="ja-JP"/>
        </w:rPr>
        <w:t>provider</w:t>
      </w:r>
      <w:r>
        <w:rPr>
          <w:lang w:eastAsia="ja-JP"/>
        </w:rPr>
        <w:t xml:space="preserve"> remembers the information passed, and it returns a token of its own to be used in verification.</w:t>
      </w:r>
    </w:p>
    <w:p w:rsidR="001A3185" w:rsidRPr="001A3185" w:rsidRDefault="001A3185" w:rsidP="00714F24">
      <w:pPr>
        <w:jc w:val="center"/>
        <w:rPr>
          <w:lang w:eastAsia="ja-JP"/>
        </w:rPr>
      </w:pPr>
      <w:r w:rsidRPr="001A3185">
        <w:rPr>
          <w:noProof/>
        </w:rPr>
        <w:drawing>
          <wp:inline distT="0" distB="0" distL="0" distR="0">
            <wp:extent cx="3738880" cy="2639209"/>
            <wp:effectExtent l="152400" t="152400" r="318770" b="3327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8880" cy="2639209"/>
                    </a:xfrm>
                    <a:prstGeom prst="rect">
                      <a:avLst/>
                    </a:prstGeom>
                    <a:ln>
                      <a:noFill/>
                    </a:ln>
                    <a:effectLst>
                      <a:outerShdw blurRad="292100" dist="139700" dir="2700000" algn="tl" rotWithShape="0">
                        <a:srgbClr val="333333">
                          <a:alpha val="65000"/>
                        </a:srgbClr>
                      </a:outerShdw>
                    </a:effectLst>
                  </pic:spPr>
                </pic:pic>
              </a:graphicData>
            </a:graphic>
          </wp:inline>
        </w:drawing>
      </w:r>
    </w:p>
    <w:p w:rsidR="001A3185" w:rsidRDefault="001A3185" w:rsidP="001A3185">
      <w:pPr>
        <w:rPr>
          <w:lang w:eastAsia="ja-JP"/>
        </w:rPr>
      </w:pPr>
    </w:p>
    <w:p w:rsidR="00714F24" w:rsidRDefault="00714F24" w:rsidP="00714F24">
      <w:pPr>
        <w:pStyle w:val="Heading2"/>
        <w:pageBreakBefore/>
      </w:pPr>
      <w:bookmarkStart w:id="21" w:name="_Toc429993514"/>
      <w:commentRangeStart w:id="22"/>
      <w:r>
        <w:lastRenderedPageBreak/>
        <w:t>Step 4 – Log in to Server</w:t>
      </w:r>
      <w:bookmarkEnd w:id="21"/>
      <w:commentRangeEnd w:id="22"/>
      <w:r w:rsidR="00E77AF8">
        <w:rPr>
          <w:rStyle w:val="CommentReference"/>
          <w:rFonts w:ascii="Times New Roman" w:eastAsia="Times New Roman" w:hAnsi="Times New Roman" w:cs="Times New Roman"/>
          <w:b w:val="0"/>
          <w:bCs w:val="0"/>
          <w:i w:val="0"/>
          <w:iCs w:val="0"/>
          <w:color w:val="auto"/>
          <w:lang w:eastAsia="en-US"/>
        </w:rPr>
        <w:commentReference w:id="22"/>
      </w:r>
    </w:p>
    <w:p w:rsidR="00714F24" w:rsidRDefault="00714F24" w:rsidP="001A3185">
      <w:pPr>
        <w:rPr>
          <w:lang w:eastAsia="ja-JP"/>
        </w:rPr>
      </w:pPr>
      <w:r>
        <w:rPr>
          <w:lang w:eastAsia="ja-JP"/>
        </w:rPr>
        <w:t xml:space="preserve">Now the client passes the </w:t>
      </w:r>
      <w:r w:rsidR="00351FD0">
        <w:rPr>
          <w:lang w:eastAsia="ja-JP"/>
        </w:rPr>
        <w:t xml:space="preserve">challenge and </w:t>
      </w:r>
      <w:r>
        <w:rPr>
          <w:lang w:eastAsia="ja-JP"/>
        </w:rPr>
        <w:t>verification token to the server, in order to finally actually log in to the server.  While the client is waiting for a response, the server takes the info, the user info, the challenge nonce, and the verification token, passes them to the provider.  If everything is good, the provider will respond confirming the identity of the user.  The server confirms back to the client that login has been successful.</w:t>
      </w:r>
    </w:p>
    <w:p w:rsidR="00714F24" w:rsidRDefault="00714F24" w:rsidP="001A3185">
      <w:pPr>
        <w:rPr>
          <w:lang w:eastAsia="ja-JP"/>
        </w:rPr>
      </w:pPr>
      <w:r>
        <w:rPr>
          <w:lang w:eastAsia="ja-JP"/>
        </w:rPr>
        <w:t xml:space="preserve">If the verification fails for any reason, then the failure is reported back to the </w:t>
      </w:r>
      <w:r w:rsidR="00351FD0">
        <w:rPr>
          <w:lang w:eastAsia="ja-JP"/>
        </w:rPr>
        <w:t>server, and then to the client</w:t>
      </w:r>
      <w:r>
        <w:rPr>
          <w:lang w:eastAsia="ja-JP"/>
        </w:rPr>
        <w:t>, and the user remains unlogged in.</w:t>
      </w:r>
    </w:p>
    <w:p w:rsidR="00714F24" w:rsidRPr="001A3185" w:rsidRDefault="00714F24" w:rsidP="00714F24">
      <w:pPr>
        <w:jc w:val="center"/>
        <w:rPr>
          <w:lang w:eastAsia="ja-JP"/>
        </w:rPr>
      </w:pPr>
      <w:r w:rsidRPr="00714F24">
        <w:rPr>
          <w:noProof/>
        </w:rPr>
        <w:drawing>
          <wp:inline distT="0" distB="0" distL="0" distR="0">
            <wp:extent cx="3398982" cy="2400919"/>
            <wp:effectExtent l="133350" t="152400" r="297180" b="3238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9056" cy="2400971"/>
                    </a:xfrm>
                    <a:prstGeom prst="rect">
                      <a:avLst/>
                    </a:prstGeom>
                    <a:ln>
                      <a:noFill/>
                    </a:ln>
                    <a:effectLst>
                      <a:outerShdw blurRad="292100" dist="139700" dir="2700000" algn="tl" rotWithShape="0">
                        <a:srgbClr val="333333">
                          <a:alpha val="65000"/>
                        </a:srgbClr>
                      </a:outerShdw>
                    </a:effectLst>
                  </pic:spPr>
                </pic:pic>
              </a:graphicData>
            </a:graphic>
          </wp:inline>
        </w:drawing>
      </w:r>
    </w:p>
    <w:p w:rsidR="002D1FCA" w:rsidRDefault="00310A0D" w:rsidP="003530D2">
      <w:pPr>
        <w:rPr>
          <w:lang w:eastAsia="ja-JP"/>
        </w:rPr>
      </w:pPr>
      <w:r>
        <w:rPr>
          <w:lang w:eastAsia="ja-JP"/>
        </w:rPr>
        <w:t xml:space="preserve">The verification will only be done once.  </w:t>
      </w:r>
      <w:r w:rsidR="00714F24">
        <w:rPr>
          <w:lang w:eastAsia="ja-JP"/>
        </w:rPr>
        <w:t>The provider will forget the challenge</w:t>
      </w:r>
      <w:r w:rsidR="00351FD0">
        <w:rPr>
          <w:lang w:eastAsia="ja-JP"/>
        </w:rPr>
        <w:t xml:space="preserve"> &amp; token</w:t>
      </w:r>
      <w:r w:rsidR="00714F24">
        <w:rPr>
          <w:lang w:eastAsia="ja-JP"/>
        </w:rPr>
        <w:t xml:space="preserve"> information so that it </w:t>
      </w:r>
      <w:r w:rsidR="00351FD0">
        <w:rPr>
          <w:lang w:eastAsia="ja-JP"/>
        </w:rPr>
        <w:t>cannot</w:t>
      </w:r>
      <w:r w:rsidR="00714F24">
        <w:rPr>
          <w:lang w:eastAsia="ja-JP"/>
        </w:rPr>
        <w:t xml:space="preserve"> be used again.  The challenge information will be good only for a few minutes in any case, and after 10 minutes will be forgotten.</w:t>
      </w:r>
    </w:p>
    <w:p w:rsidR="00310A0D" w:rsidRDefault="00310A0D" w:rsidP="003530D2">
      <w:pPr>
        <w:rPr>
          <w:lang w:eastAsia="ja-JP"/>
        </w:rPr>
      </w:pPr>
      <w:r>
        <w:rPr>
          <w:lang w:eastAsia="ja-JP"/>
        </w:rPr>
        <w:t xml:space="preserve">The provider will need to allow for multiple simultaneous authentication attempts from different </w:t>
      </w:r>
      <w:r w:rsidR="00351FD0">
        <w:rPr>
          <w:lang w:eastAsia="ja-JP"/>
        </w:rPr>
        <w:t>users or different servers</w:t>
      </w:r>
      <w:r>
        <w:rPr>
          <w:lang w:eastAsia="ja-JP"/>
        </w:rPr>
        <w:t>.  Since the information need be kept only 10 minutes this should not cause any difficulty.</w:t>
      </w:r>
    </w:p>
    <w:p w:rsidR="003048A7" w:rsidRDefault="003048A7" w:rsidP="003530D2">
      <w:pPr>
        <w:rPr>
          <w:lang w:eastAsia="ja-JP"/>
        </w:rPr>
      </w:pPr>
    </w:p>
    <w:p w:rsidR="003048A7" w:rsidRDefault="003048A7" w:rsidP="003048A7">
      <w:pPr>
        <w:pStyle w:val="Heading2"/>
      </w:pPr>
      <w:bookmarkStart w:id="23" w:name="_Toc429993515"/>
      <w:r>
        <w:t>Step N – Log out</w:t>
      </w:r>
      <w:bookmarkEnd w:id="23"/>
    </w:p>
    <w:p w:rsidR="003048A7" w:rsidRPr="003048A7" w:rsidRDefault="003048A7" w:rsidP="003048A7">
      <w:pPr>
        <w:rPr>
          <w:lang w:eastAsia="ja-JP"/>
        </w:rPr>
      </w:pPr>
      <w:r>
        <w:rPr>
          <w:lang w:eastAsia="ja-JP"/>
        </w:rPr>
        <w:t xml:space="preserve">The angular client may call the provider with the </w:t>
      </w:r>
      <w:proofErr w:type="spellStart"/>
      <w:r>
        <w:rPr>
          <w:lang w:eastAsia="ja-JP"/>
        </w:rPr>
        <w:t>apiLogout</w:t>
      </w:r>
      <w:proofErr w:type="spellEnd"/>
      <w:r>
        <w:rPr>
          <w:lang w:eastAsia="ja-JP"/>
        </w:rPr>
        <w:t xml:space="preserve"> parameter.  That will assure that the user’s session is voided, if there is one.  If there is no session, there is no error, it simply returns in all cases that the user is not logged in.  When the user is not logged it, the response message only contains the “</w:t>
      </w:r>
      <w:proofErr w:type="spellStart"/>
      <w:r>
        <w:rPr>
          <w:lang w:eastAsia="ja-JP"/>
        </w:rPr>
        <w:t>msg</w:t>
      </w:r>
      <w:proofErr w:type="spellEnd"/>
      <w:r>
        <w:rPr>
          <w:lang w:eastAsia="ja-JP"/>
        </w:rPr>
        <w:t xml:space="preserve">” parameter.  The other parameters (e.g. </w:t>
      </w:r>
      <w:proofErr w:type="spellStart"/>
      <w:r>
        <w:rPr>
          <w:lang w:eastAsia="ja-JP"/>
        </w:rPr>
        <w:t>userName</w:t>
      </w:r>
      <w:proofErr w:type="spellEnd"/>
      <w:r>
        <w:rPr>
          <w:lang w:eastAsia="ja-JP"/>
        </w:rPr>
        <w:t xml:space="preserve"> and </w:t>
      </w:r>
      <w:proofErr w:type="spellStart"/>
      <w:r>
        <w:rPr>
          <w:lang w:eastAsia="ja-JP"/>
        </w:rPr>
        <w:t>userId</w:t>
      </w:r>
      <w:proofErr w:type="spellEnd"/>
      <w:r>
        <w:rPr>
          <w:lang w:eastAsia="ja-JP"/>
        </w:rPr>
        <w:t xml:space="preserve">) make no sense when nobody is logged in, so that are not included. </w:t>
      </w:r>
    </w:p>
    <w:p w:rsidR="00773E35" w:rsidRDefault="00773E35" w:rsidP="00626FDB">
      <w:pPr>
        <w:pStyle w:val="Heading1"/>
        <w:pageBreakBefore/>
        <w:rPr>
          <w:ins w:id="24" w:author="Author"/>
        </w:rPr>
      </w:pPr>
      <w:bookmarkStart w:id="25" w:name="_Toc429993516"/>
      <w:ins w:id="26" w:author="Author">
        <w:r>
          <w:lastRenderedPageBreak/>
          <w:t>Procedures</w:t>
        </w:r>
      </w:ins>
    </w:p>
    <w:p w:rsidR="00773E35" w:rsidRDefault="00773E35" w:rsidP="00B36C1B">
      <w:pPr>
        <w:rPr>
          <w:ins w:id="27" w:author="Author"/>
        </w:rPr>
      </w:pPr>
      <w:ins w:id="28" w:author="Author">
        <w:r>
          <w:t>This section shows the steps involved from the point of view of the:</w:t>
        </w:r>
      </w:ins>
    </w:p>
    <w:p w:rsidR="00773E35" w:rsidRDefault="00773E35" w:rsidP="00B36C1B">
      <w:pPr>
        <w:pStyle w:val="ListParagraph"/>
        <w:numPr>
          <w:ilvl w:val="0"/>
          <w:numId w:val="15"/>
        </w:numPr>
        <w:rPr>
          <w:ins w:id="29" w:author="Author"/>
        </w:rPr>
      </w:pPr>
      <w:ins w:id="30" w:author="Author">
        <w:r>
          <w:t>Client: a Java Script web page</w:t>
        </w:r>
      </w:ins>
    </w:p>
    <w:p w:rsidR="00773E35" w:rsidRDefault="00773E35" w:rsidP="00B36C1B">
      <w:pPr>
        <w:pStyle w:val="ListParagraph"/>
        <w:numPr>
          <w:ilvl w:val="0"/>
          <w:numId w:val="15"/>
        </w:numPr>
        <w:rPr>
          <w:ins w:id="31" w:author="Author"/>
        </w:rPr>
      </w:pPr>
      <w:ins w:id="32" w:author="Author">
        <w:r>
          <w:t xml:space="preserve">Server: a </w:t>
        </w:r>
        <w:proofErr w:type="spellStart"/>
        <w:r>
          <w:t>ReST</w:t>
        </w:r>
        <w:proofErr w:type="spellEnd"/>
        <w:r>
          <w:t xml:space="preserve"> servlet implemented in Java</w:t>
        </w:r>
      </w:ins>
    </w:p>
    <w:p w:rsidR="00773E35" w:rsidRDefault="00773E35" w:rsidP="00B36C1B">
      <w:pPr>
        <w:pStyle w:val="ListParagraph"/>
        <w:numPr>
          <w:ilvl w:val="0"/>
          <w:numId w:val="15"/>
        </w:numPr>
        <w:rPr>
          <w:ins w:id="33" w:author="Author"/>
        </w:rPr>
      </w:pPr>
      <w:ins w:id="34" w:author="Author">
        <w:r>
          <w:t xml:space="preserve">SSOFI Provider: </w:t>
        </w:r>
      </w:ins>
    </w:p>
    <w:p w:rsidR="00773E35" w:rsidRDefault="00773E35" w:rsidP="00B36C1B">
      <w:pPr>
        <w:rPr>
          <w:ins w:id="35" w:author="Author"/>
        </w:rPr>
      </w:pPr>
    </w:p>
    <w:p w:rsidR="00773E35" w:rsidRDefault="00773E35" w:rsidP="00B36C1B">
      <w:pPr>
        <w:pStyle w:val="Heading2"/>
        <w:rPr>
          <w:ins w:id="36" w:author="Author"/>
        </w:rPr>
      </w:pPr>
      <w:ins w:id="37" w:author="Author">
        <w:r>
          <w:t>Client</w:t>
        </w:r>
      </w:ins>
    </w:p>
    <w:p w:rsidR="00773E35" w:rsidRDefault="00773E35" w:rsidP="00B36C1B">
      <w:pPr>
        <w:ind w:left="576"/>
        <w:rPr>
          <w:ins w:id="38" w:author="Author"/>
          <w:lang w:eastAsia="ja-JP"/>
        </w:rPr>
      </w:pPr>
      <w:ins w:id="39" w:author="Author">
        <w:del w:id="40" w:author="Author">
          <w:r w:rsidDel="00B36C1B">
            <w:rPr>
              <w:lang w:eastAsia="ja-JP"/>
            </w:rPr>
            <w:delText>Client</w:delText>
          </w:r>
        </w:del>
        <w:r w:rsidR="00B36C1B">
          <w:rPr>
            <w:lang w:eastAsia="ja-JP"/>
          </w:rPr>
          <w:t>Provide an example of what the interaction looks like from a typical AngularJS client.</w:t>
        </w:r>
      </w:ins>
    </w:p>
    <w:p w:rsidR="00773E35" w:rsidRDefault="00773E35" w:rsidP="00B36C1B">
      <w:pPr>
        <w:rPr>
          <w:ins w:id="41" w:author="Author"/>
          <w:lang w:eastAsia="ja-JP"/>
        </w:rPr>
      </w:pPr>
      <w:ins w:id="42" w:author="Author">
        <w:r>
          <w:rPr>
            <w:lang w:eastAsia="ja-JP"/>
          </w:rPr>
          <w:t>Get the Challenge from the Server</w:t>
        </w:r>
        <w:proofErr w:type="gramStart"/>
        <w:r>
          <w:rPr>
            <w:lang w:eastAsia="ja-JP"/>
          </w:rPr>
          <w:t>:</w:t>
        </w:r>
        <w:proofErr w:type="gramEnd"/>
        <w:r>
          <w:rPr>
            <w:lang w:eastAsia="ja-JP"/>
          </w:rPr>
          <w:br/>
          <w:t xml:space="preserve">For example: POST: </w:t>
        </w:r>
        <w:r>
          <w:rPr>
            <w:lang w:eastAsia="ja-JP"/>
          </w:rPr>
          <w:fldChar w:fldCharType="begin"/>
        </w:r>
        <w:r>
          <w:rPr>
            <w:lang w:eastAsia="ja-JP"/>
          </w:rPr>
          <w:instrText xml:space="preserve"> HYPERLINK "</w:instrText>
        </w:r>
        <w:r w:rsidRPr="00773E35">
          <w:rPr>
            <w:lang w:eastAsia="ja-JP"/>
          </w:rPr>
          <w:instrText>http://localhost:8080/</w:instrText>
        </w:r>
        <w:r>
          <w:rPr>
            <w:lang w:eastAsia="ja-JP"/>
          </w:rPr>
          <w:instrText xml:space="preserve">myapp/auth/getChallenge" </w:instrText>
        </w:r>
        <w:r>
          <w:rPr>
            <w:lang w:eastAsia="ja-JP"/>
          </w:rPr>
          <w:fldChar w:fldCharType="separate"/>
        </w:r>
        <w:r w:rsidRPr="00F44552">
          <w:rPr>
            <w:rStyle w:val="Hyperlink"/>
            <w:lang w:eastAsia="ja-JP"/>
          </w:rPr>
          <w:t>http://localhost:8080/myapp/auth/getChallenge</w:t>
        </w:r>
        <w:r>
          <w:rPr>
            <w:lang w:eastAsia="ja-JP"/>
          </w:rPr>
          <w:fldChar w:fldCharType="end"/>
        </w:r>
      </w:ins>
    </w:p>
    <w:p w:rsidR="00B36C1B" w:rsidRDefault="00B36C1B" w:rsidP="00B36C1B">
      <w:pPr>
        <w:pStyle w:val="Heading2"/>
        <w:rPr>
          <w:ins w:id="43" w:author="Author"/>
        </w:rPr>
        <w:pPrChange w:id="44" w:author="Author">
          <w:pPr/>
        </w:pPrChange>
      </w:pPr>
      <w:ins w:id="45" w:author="Author">
        <w:r>
          <w:t>Server</w:t>
        </w:r>
      </w:ins>
    </w:p>
    <w:p w:rsidR="00B36C1B" w:rsidRDefault="00B36C1B" w:rsidP="00B36C1B">
      <w:pPr>
        <w:rPr>
          <w:ins w:id="46" w:author="Author"/>
          <w:lang w:eastAsia="ja-JP"/>
        </w:rPr>
        <w:pPrChange w:id="47" w:author="Author">
          <w:pPr/>
        </w:pPrChange>
      </w:pPr>
      <w:ins w:id="48" w:author="Author">
        <w:r>
          <w:rPr>
            <w:lang w:eastAsia="ja-JP"/>
          </w:rPr>
          <w:t xml:space="preserve">Provide an example of the steps involved for a typical Java Servlet implementing a </w:t>
        </w:r>
        <w:proofErr w:type="spellStart"/>
        <w:r>
          <w:rPr>
            <w:lang w:eastAsia="ja-JP"/>
          </w:rPr>
          <w:t>ReST</w:t>
        </w:r>
        <w:proofErr w:type="spellEnd"/>
        <w:r>
          <w:rPr>
            <w:lang w:eastAsia="ja-JP"/>
          </w:rPr>
          <w:t xml:space="preserve"> API.</w:t>
        </w:r>
      </w:ins>
    </w:p>
    <w:p w:rsidR="00B36C1B" w:rsidRDefault="00B36C1B" w:rsidP="00B36C1B">
      <w:pPr>
        <w:pStyle w:val="Heading2"/>
        <w:rPr>
          <w:ins w:id="49" w:author="Author"/>
        </w:rPr>
        <w:pPrChange w:id="50" w:author="Author">
          <w:pPr/>
        </w:pPrChange>
      </w:pPr>
      <w:ins w:id="51" w:author="Author">
        <w:r>
          <w:t>SSOFI Provider</w:t>
        </w:r>
      </w:ins>
    </w:p>
    <w:p w:rsidR="00B36C1B" w:rsidRDefault="00B36C1B" w:rsidP="00B36C1B">
      <w:pPr>
        <w:rPr>
          <w:ins w:id="52" w:author="Author"/>
          <w:lang w:eastAsia="ja-JP"/>
        </w:rPr>
        <w:pPrChange w:id="53" w:author="Author">
          <w:pPr/>
        </w:pPrChange>
      </w:pPr>
      <w:ins w:id="54" w:author="Author">
        <w:r>
          <w:rPr>
            <w:lang w:eastAsia="ja-JP"/>
          </w:rPr>
          <w:t>Provide an example of the interaction steps for a SSOFI Provider.</w:t>
        </w:r>
      </w:ins>
    </w:p>
    <w:p w:rsidR="00B36C1B" w:rsidRPr="00B36C1B" w:rsidRDefault="00B36C1B" w:rsidP="00B36C1B">
      <w:pPr>
        <w:rPr>
          <w:ins w:id="55" w:author="Author"/>
          <w:lang w:eastAsia="ja-JP"/>
        </w:rPr>
        <w:pPrChange w:id="56" w:author="Author">
          <w:pPr/>
        </w:pPrChange>
      </w:pPr>
    </w:p>
    <w:p w:rsidR="00B36C1B" w:rsidRDefault="00B36C1B" w:rsidP="00B36C1B">
      <w:pPr>
        <w:pStyle w:val="Heading1"/>
        <w:rPr>
          <w:ins w:id="57" w:author="Author"/>
          <w:lang w:eastAsia="ja-JP"/>
        </w:rPr>
        <w:pPrChange w:id="58" w:author="Author">
          <w:pPr/>
        </w:pPrChange>
      </w:pPr>
      <w:ins w:id="59" w:author="Author">
        <w:r>
          <w:rPr>
            <w:lang w:eastAsia="ja-JP"/>
          </w:rPr>
          <w:t>Implementation</w:t>
        </w:r>
      </w:ins>
    </w:p>
    <w:p w:rsidR="00B36C1B" w:rsidRDefault="00B36C1B" w:rsidP="00B36C1B">
      <w:pPr>
        <w:rPr>
          <w:ins w:id="60" w:author="Author"/>
          <w:lang w:eastAsia="ja-JP"/>
        </w:rPr>
        <w:pPrChange w:id="61" w:author="Author">
          <w:pPr/>
        </w:pPrChange>
      </w:pPr>
      <w:ins w:id="62" w:author="Author">
        <w:r>
          <w:rPr>
            <w:lang w:eastAsia="ja-JP"/>
          </w:rPr>
          <w:t xml:space="preserve">The section explains what needs to be </w:t>
        </w:r>
        <w:proofErr w:type="gramStart"/>
        <w:r>
          <w:rPr>
            <w:lang w:eastAsia="ja-JP"/>
          </w:rPr>
          <w:t>implement</w:t>
        </w:r>
        <w:proofErr w:type="gramEnd"/>
        <w:r>
          <w:rPr>
            <w:lang w:eastAsia="ja-JP"/>
          </w:rPr>
          <w:t xml:space="preserve"> for:</w:t>
        </w:r>
      </w:ins>
    </w:p>
    <w:p w:rsidR="00B36C1B" w:rsidRDefault="00B36C1B" w:rsidP="00B36C1B">
      <w:pPr>
        <w:rPr>
          <w:ins w:id="63" w:author="Author"/>
          <w:lang w:eastAsia="ja-JP"/>
        </w:rPr>
        <w:pPrChange w:id="64" w:author="Author">
          <w:pPr/>
        </w:pPrChange>
      </w:pPr>
      <w:ins w:id="65" w:author="Author">
        <w:r>
          <w:rPr>
            <w:lang w:eastAsia="ja-JP"/>
          </w:rPr>
          <w:t>Client</w:t>
        </w:r>
      </w:ins>
    </w:p>
    <w:p w:rsidR="00B36C1B" w:rsidRDefault="00B36C1B" w:rsidP="00B36C1B">
      <w:pPr>
        <w:rPr>
          <w:ins w:id="66" w:author="Author"/>
          <w:lang w:eastAsia="ja-JP"/>
        </w:rPr>
        <w:pPrChange w:id="67" w:author="Author">
          <w:pPr/>
        </w:pPrChange>
      </w:pPr>
      <w:ins w:id="68" w:author="Author">
        <w:r>
          <w:rPr>
            <w:lang w:eastAsia="ja-JP"/>
          </w:rPr>
          <w:t>Server</w:t>
        </w:r>
      </w:ins>
    </w:p>
    <w:p w:rsidR="00B36C1B" w:rsidRDefault="00B36C1B" w:rsidP="00B36C1B">
      <w:pPr>
        <w:rPr>
          <w:ins w:id="69" w:author="Author"/>
          <w:lang w:eastAsia="ja-JP"/>
        </w:rPr>
        <w:pPrChange w:id="70" w:author="Author">
          <w:pPr/>
        </w:pPrChange>
      </w:pPr>
      <w:ins w:id="71" w:author="Author">
        <w:r>
          <w:rPr>
            <w:lang w:eastAsia="ja-JP"/>
          </w:rPr>
          <w:t>SSOFI Provider</w:t>
        </w:r>
      </w:ins>
    </w:p>
    <w:p w:rsidR="00B36C1B" w:rsidRDefault="00B36C1B" w:rsidP="00B36C1B">
      <w:pPr>
        <w:pStyle w:val="Heading2"/>
        <w:rPr>
          <w:ins w:id="72" w:author="Author"/>
        </w:rPr>
        <w:pPrChange w:id="73" w:author="Author">
          <w:pPr/>
        </w:pPrChange>
      </w:pPr>
      <w:ins w:id="74" w:author="Author">
        <w:r>
          <w:t>Client</w:t>
        </w:r>
      </w:ins>
    </w:p>
    <w:p w:rsidR="00B36C1B" w:rsidRDefault="00B36C1B" w:rsidP="00B36C1B">
      <w:pPr>
        <w:rPr>
          <w:ins w:id="75" w:author="Author"/>
          <w:lang w:eastAsia="ja-JP"/>
        </w:rPr>
        <w:pPrChange w:id="76" w:author="Author">
          <w:pPr/>
        </w:pPrChange>
      </w:pPr>
      <w:ins w:id="77" w:author="Author">
        <w:r>
          <w:rPr>
            <w:lang w:eastAsia="ja-JP"/>
          </w:rPr>
          <w:t>The client implements code that calls …</w:t>
        </w:r>
      </w:ins>
    </w:p>
    <w:p w:rsidR="00B36C1B" w:rsidRDefault="00B36C1B" w:rsidP="00B36C1B">
      <w:pPr>
        <w:pStyle w:val="Heading2"/>
        <w:rPr>
          <w:ins w:id="78" w:author="Author"/>
        </w:rPr>
        <w:pPrChange w:id="79" w:author="Author">
          <w:pPr/>
        </w:pPrChange>
      </w:pPr>
      <w:ins w:id="80" w:author="Author">
        <w:r>
          <w:t>Server</w:t>
        </w:r>
      </w:ins>
    </w:p>
    <w:p w:rsidR="00B36C1B" w:rsidRDefault="00B36C1B" w:rsidP="00B36C1B">
      <w:pPr>
        <w:rPr>
          <w:ins w:id="81" w:author="Author"/>
          <w:lang w:eastAsia="ja-JP"/>
        </w:rPr>
        <w:pPrChange w:id="82" w:author="Author">
          <w:pPr/>
        </w:pPrChange>
      </w:pPr>
      <w:ins w:id="83" w:author="Author">
        <w:r>
          <w:rPr>
            <w:lang w:eastAsia="ja-JP"/>
          </w:rPr>
          <w:t xml:space="preserve">You </w:t>
        </w:r>
        <w:proofErr w:type="spellStart"/>
        <w:r>
          <w:rPr>
            <w:lang w:eastAsia="ja-JP"/>
          </w:rPr>
          <w:t>ReST</w:t>
        </w:r>
        <w:proofErr w:type="spellEnd"/>
        <w:r>
          <w:rPr>
            <w:lang w:eastAsia="ja-JP"/>
          </w:rPr>
          <w:t xml:space="preserve"> server should implement and provide methods for the following:</w:t>
        </w:r>
      </w:ins>
    </w:p>
    <w:p w:rsidR="00B36C1B" w:rsidRDefault="00B36C1B" w:rsidP="00B36C1B">
      <w:pPr>
        <w:rPr>
          <w:ins w:id="84" w:author="Author"/>
          <w:lang w:eastAsia="ja-JP"/>
        </w:rPr>
        <w:pPrChange w:id="85" w:author="Author">
          <w:pPr/>
        </w:pPrChange>
      </w:pPr>
      <w:ins w:id="86" w:author="Author">
        <w:r>
          <w:rPr>
            <w:lang w:eastAsia="ja-JP"/>
          </w:rPr>
          <w:t>Get a Challenge</w:t>
        </w:r>
      </w:ins>
    </w:p>
    <w:p w:rsidR="00B36C1B" w:rsidRDefault="00B36C1B" w:rsidP="00B36C1B">
      <w:pPr>
        <w:rPr>
          <w:ins w:id="87" w:author="Author"/>
          <w:lang w:eastAsia="ja-JP"/>
        </w:rPr>
        <w:pPrChange w:id="88" w:author="Author">
          <w:pPr/>
        </w:pPrChange>
      </w:pPr>
      <w:ins w:id="89" w:author="Author">
        <w:r>
          <w:rPr>
            <w:lang w:eastAsia="ja-JP"/>
          </w:rPr>
          <w:t>Verify the Token</w:t>
        </w:r>
      </w:ins>
    </w:p>
    <w:p w:rsidR="00B36C1B" w:rsidRDefault="00B36C1B" w:rsidP="00B36C1B">
      <w:pPr>
        <w:rPr>
          <w:ins w:id="90" w:author="Author"/>
          <w:lang w:eastAsia="ja-JP"/>
        </w:rPr>
        <w:pPrChange w:id="91" w:author="Author">
          <w:pPr/>
        </w:pPrChange>
      </w:pPr>
      <w:ins w:id="92" w:author="Author">
        <w:r>
          <w:rPr>
            <w:lang w:eastAsia="ja-JP"/>
          </w:rPr>
          <w:t>Log out</w:t>
        </w:r>
      </w:ins>
    </w:p>
    <w:p w:rsidR="00B36C1B" w:rsidRPr="00B36C1B" w:rsidRDefault="00B36C1B" w:rsidP="00B36C1B">
      <w:pPr>
        <w:pStyle w:val="Heading2"/>
        <w:rPr>
          <w:ins w:id="93" w:author="Author"/>
        </w:rPr>
        <w:pPrChange w:id="94" w:author="Author">
          <w:pPr/>
        </w:pPrChange>
      </w:pPr>
      <w:ins w:id="95" w:author="Author">
        <w:r>
          <w:lastRenderedPageBreak/>
          <w:t>SSOFI Provider</w:t>
        </w:r>
        <w:bookmarkStart w:id="96" w:name="_GoBack"/>
        <w:bookmarkEnd w:id="96"/>
      </w:ins>
    </w:p>
    <w:p w:rsidR="00773E35" w:rsidRDefault="00773E35" w:rsidP="00B36C1B">
      <w:pPr>
        <w:rPr>
          <w:ins w:id="97" w:author="Author"/>
          <w:lang w:eastAsia="ja-JP"/>
        </w:rPr>
      </w:pPr>
    </w:p>
    <w:p w:rsidR="00773E35" w:rsidRPr="00B36C1B" w:rsidRDefault="00773E35" w:rsidP="00B36C1B">
      <w:pPr>
        <w:rPr>
          <w:ins w:id="98" w:author="Author"/>
          <w:lang w:eastAsia="ja-JP"/>
        </w:rPr>
      </w:pPr>
    </w:p>
    <w:p w:rsidR="00310A0D" w:rsidRDefault="00626FDB" w:rsidP="00626FDB">
      <w:pPr>
        <w:pStyle w:val="Heading1"/>
        <w:pageBreakBefore/>
      </w:pPr>
      <w:r>
        <w:lastRenderedPageBreak/>
        <w:t>URLs</w:t>
      </w:r>
      <w:r w:rsidR="00310A0D">
        <w:t xml:space="preserve"> Enhancements</w:t>
      </w:r>
      <w:bookmarkEnd w:id="25"/>
    </w:p>
    <w:p w:rsidR="00310A0D" w:rsidRDefault="00310A0D" w:rsidP="00310A0D">
      <w:pPr>
        <w:rPr>
          <w:lang w:eastAsia="ja-JP"/>
        </w:rPr>
      </w:pPr>
      <w:r>
        <w:rPr>
          <w:lang w:eastAsia="ja-JP"/>
        </w:rPr>
        <w:t xml:space="preserve">The current SSOFI provider </w:t>
      </w:r>
      <w:r w:rsidR="00626FDB">
        <w:rPr>
          <w:lang w:eastAsia="ja-JP"/>
        </w:rPr>
        <w:t xml:space="preserve">implements the standard </w:t>
      </w:r>
      <w:proofErr w:type="spellStart"/>
      <w:r w:rsidR="00626FDB">
        <w:rPr>
          <w:lang w:eastAsia="ja-JP"/>
        </w:rPr>
        <w:t>OpenID</w:t>
      </w:r>
      <w:proofErr w:type="spellEnd"/>
      <w:r w:rsidR="00626FDB">
        <w:rPr>
          <w:lang w:eastAsia="ja-JP"/>
        </w:rPr>
        <w:t xml:space="preserve"> protocol</w:t>
      </w:r>
      <w:r>
        <w:rPr>
          <w:lang w:eastAsia="ja-JP"/>
        </w:rPr>
        <w:t xml:space="preserve">.  </w:t>
      </w:r>
      <w:r w:rsidR="008D2E4E">
        <w:rPr>
          <w:lang w:eastAsia="ja-JP"/>
        </w:rPr>
        <w:t xml:space="preserve">In order to keep SLAP from </w:t>
      </w:r>
      <w:r w:rsidR="00626FDB">
        <w:rPr>
          <w:lang w:eastAsia="ja-JP"/>
        </w:rPr>
        <w:t>making addresses that would disturb this, the three important services are identified by the URL parameter “</w:t>
      </w:r>
      <w:proofErr w:type="spellStart"/>
      <w:r w:rsidR="00626FDB">
        <w:rPr>
          <w:lang w:eastAsia="ja-JP"/>
        </w:rPr>
        <w:t>opened.mode</w:t>
      </w:r>
      <w:proofErr w:type="spellEnd"/>
      <w:r w:rsidR="00626FDB">
        <w:rPr>
          <w:lang w:eastAsia="ja-JP"/>
        </w:rPr>
        <w:t>” as such:</w:t>
      </w:r>
    </w:p>
    <w:p w:rsidR="00310A0D" w:rsidRDefault="00310A0D" w:rsidP="00310A0D">
      <w:pPr>
        <w:pStyle w:val="ListParagraph"/>
        <w:numPr>
          <w:ilvl w:val="0"/>
          <w:numId w:val="13"/>
        </w:numPr>
        <w:rPr>
          <w:lang w:eastAsia="ja-JP"/>
        </w:rPr>
      </w:pPr>
      <w:r>
        <w:rPr>
          <w:lang w:eastAsia="ja-JP"/>
        </w:rPr>
        <w:t>http://&lt;server&gt;/&lt;ssofi</w:t>
      </w:r>
      <w:r w:rsidRPr="003B2BAC">
        <w:rPr>
          <w:lang w:eastAsia="ja-JP"/>
        </w:rPr>
        <w:t>&gt;/</w:t>
      </w:r>
      <w:r w:rsidR="00351FD0">
        <w:rPr>
          <w:lang w:eastAsia="ja-JP"/>
        </w:rPr>
        <w:t>?openid.mode=apiWho</w:t>
      </w:r>
    </w:p>
    <w:p w:rsidR="00310A0D" w:rsidRDefault="00310A0D" w:rsidP="00310A0D">
      <w:pPr>
        <w:pStyle w:val="ListParagraph"/>
        <w:numPr>
          <w:ilvl w:val="0"/>
          <w:numId w:val="13"/>
        </w:numPr>
        <w:rPr>
          <w:lang w:eastAsia="ja-JP"/>
        </w:rPr>
      </w:pPr>
      <w:r>
        <w:rPr>
          <w:lang w:eastAsia="ja-JP"/>
        </w:rPr>
        <w:t>http://&lt;server&gt;/&lt;ssofi</w:t>
      </w:r>
      <w:r w:rsidRPr="003B2BAC">
        <w:rPr>
          <w:lang w:eastAsia="ja-JP"/>
        </w:rPr>
        <w:t>&gt;/</w:t>
      </w:r>
      <w:r w:rsidR="00351FD0">
        <w:rPr>
          <w:lang w:eastAsia="ja-JP"/>
        </w:rPr>
        <w:t>?openid.mode=apiGenerate</w:t>
      </w:r>
    </w:p>
    <w:p w:rsidR="00310A0D" w:rsidRDefault="003048A7" w:rsidP="00310A0D">
      <w:pPr>
        <w:pStyle w:val="ListParagraph"/>
        <w:numPr>
          <w:ilvl w:val="0"/>
          <w:numId w:val="13"/>
        </w:numPr>
        <w:rPr>
          <w:lang w:eastAsia="ja-JP"/>
        </w:rPr>
      </w:pPr>
      <w:bookmarkStart w:id="99" w:name="OLE_LINK1"/>
      <w:bookmarkStart w:id="100" w:name="OLE_LINK2"/>
      <w:r w:rsidRPr="003048A7">
        <w:rPr>
          <w:lang w:eastAsia="ja-JP"/>
        </w:rPr>
        <w:t>http://&lt;server&gt;/&lt;ssofi&gt;/</w:t>
      </w:r>
      <w:bookmarkEnd w:id="99"/>
      <w:bookmarkEnd w:id="100"/>
      <w:r w:rsidRPr="003048A7">
        <w:rPr>
          <w:lang w:eastAsia="ja-JP"/>
        </w:rPr>
        <w:t>?openid.mode=apiVerify</w:t>
      </w:r>
    </w:p>
    <w:p w:rsidR="003048A7" w:rsidRDefault="003048A7" w:rsidP="003048A7">
      <w:pPr>
        <w:pStyle w:val="ListParagraph"/>
        <w:numPr>
          <w:ilvl w:val="0"/>
          <w:numId w:val="13"/>
        </w:numPr>
        <w:rPr>
          <w:lang w:eastAsia="ja-JP"/>
        </w:rPr>
      </w:pPr>
      <w:r w:rsidRPr="00626FDB">
        <w:rPr>
          <w:lang w:eastAsia="ja-JP"/>
        </w:rPr>
        <w:t>http://&lt;server&gt;/&lt;ssofi&gt;/?openid.mode=api</w:t>
      </w:r>
      <w:r>
        <w:rPr>
          <w:lang w:eastAsia="ja-JP"/>
        </w:rPr>
        <w:t>Logout</w:t>
      </w:r>
    </w:p>
    <w:p w:rsidR="003048A7" w:rsidRDefault="003048A7" w:rsidP="003048A7">
      <w:pPr>
        <w:ind w:left="360"/>
        <w:rPr>
          <w:lang w:eastAsia="ja-JP"/>
        </w:rPr>
      </w:pPr>
    </w:p>
    <w:p w:rsidR="00626FDB" w:rsidRDefault="00626FDB" w:rsidP="00626FDB">
      <w:pPr>
        <w:rPr>
          <w:lang w:eastAsia="ja-JP"/>
        </w:rPr>
      </w:pPr>
      <w:r>
        <w:rPr>
          <w:lang w:eastAsia="ja-JP"/>
        </w:rPr>
        <w:t xml:space="preserve">You SSOFI provider is installed into a </w:t>
      </w:r>
      <w:proofErr w:type="spellStart"/>
      <w:r>
        <w:rPr>
          <w:lang w:eastAsia="ja-JP"/>
        </w:rPr>
        <w:t>TomCat</w:t>
      </w:r>
      <w:proofErr w:type="spellEnd"/>
      <w:r>
        <w:rPr>
          <w:lang w:eastAsia="ja-JP"/>
        </w:rPr>
        <w:t xml:space="preserve"> server, and the address of that </w:t>
      </w:r>
      <w:proofErr w:type="spellStart"/>
      <w:r>
        <w:rPr>
          <w:lang w:eastAsia="ja-JP"/>
        </w:rPr>
        <w:t>TomCat</w:t>
      </w:r>
      <w:proofErr w:type="spellEnd"/>
      <w:r>
        <w:rPr>
          <w:lang w:eastAsia="ja-JP"/>
        </w:rPr>
        <w:t xml:space="preserve"> server is “</w:t>
      </w:r>
      <w:proofErr w:type="gramStart"/>
      <w:r w:rsidRPr="00626FDB">
        <w:rPr>
          <w:lang w:eastAsia="ja-JP"/>
        </w:rPr>
        <w:t>http:</w:t>
      </w:r>
      <w:proofErr w:type="gramEnd"/>
      <w:r w:rsidRPr="00626FDB">
        <w:rPr>
          <w:lang w:eastAsia="ja-JP"/>
        </w:rPr>
        <w:t>//&lt;server&gt;</w:t>
      </w:r>
      <w:r>
        <w:rPr>
          <w:lang w:eastAsia="ja-JP"/>
        </w:rPr>
        <w:t xml:space="preserve">” so replace this with the address of your server, and the port number if applicable.  </w:t>
      </w:r>
    </w:p>
    <w:p w:rsidR="00626FDB" w:rsidRDefault="006F46F9" w:rsidP="00626FDB">
      <w:pPr>
        <w:rPr>
          <w:lang w:eastAsia="ja-JP"/>
        </w:rPr>
      </w:pPr>
      <w:r>
        <w:rPr>
          <w:lang w:eastAsia="ja-JP"/>
        </w:rPr>
        <w:t xml:space="preserve">The name of the application that you installed the </w:t>
      </w:r>
      <w:proofErr w:type="spellStart"/>
      <w:r>
        <w:rPr>
          <w:lang w:eastAsia="ja-JP"/>
        </w:rPr>
        <w:t>ssofi</w:t>
      </w:r>
      <w:proofErr w:type="spellEnd"/>
      <w:r>
        <w:rPr>
          <w:lang w:eastAsia="ja-JP"/>
        </w:rPr>
        <w:t xml:space="preserve"> provider to appears after the server</w:t>
      </w:r>
      <w:r w:rsidR="00626FDB">
        <w:rPr>
          <w:lang w:eastAsia="ja-JP"/>
        </w:rPr>
        <w:t>.  This is often “id” or “</w:t>
      </w:r>
      <w:proofErr w:type="spellStart"/>
      <w:r w:rsidR="00626FDB">
        <w:rPr>
          <w:lang w:eastAsia="ja-JP"/>
        </w:rPr>
        <w:t>eid</w:t>
      </w:r>
      <w:proofErr w:type="spellEnd"/>
      <w:r w:rsidR="00626FDB">
        <w:rPr>
          <w:lang w:eastAsia="ja-JP"/>
        </w:rPr>
        <w:t>” but it could be anything specified by the person who does the install.  Replace the &lt;</w:t>
      </w:r>
      <w:commentRangeStart w:id="101"/>
      <w:proofErr w:type="spellStart"/>
      <w:r w:rsidR="00626FDB">
        <w:rPr>
          <w:lang w:eastAsia="ja-JP"/>
        </w:rPr>
        <w:t>ssofi</w:t>
      </w:r>
      <w:commentRangeEnd w:id="101"/>
      <w:proofErr w:type="spellEnd"/>
      <w:r w:rsidR="00401EE6">
        <w:rPr>
          <w:rStyle w:val="CommentReference"/>
          <w:rFonts w:ascii="Times New Roman" w:eastAsia="Times New Roman" w:hAnsi="Times New Roman" w:cs="Times New Roman"/>
        </w:rPr>
        <w:commentReference w:id="101"/>
      </w:r>
      <w:r w:rsidR="00626FDB">
        <w:rPr>
          <w:lang w:eastAsia="ja-JP"/>
        </w:rPr>
        <w:t>&gt; with the name of the application it is running on.</w:t>
      </w:r>
    </w:p>
    <w:p w:rsidR="00626FDB" w:rsidRDefault="00626FDB" w:rsidP="00626FDB">
      <w:pPr>
        <w:rPr>
          <w:lang w:eastAsia="ja-JP"/>
        </w:rPr>
      </w:pPr>
      <w:r>
        <w:rPr>
          <w:lang w:eastAsia="ja-JP"/>
        </w:rPr>
        <w:t xml:space="preserve">In general, </w:t>
      </w:r>
      <w:r w:rsidR="008D2E4E">
        <w:rPr>
          <w:lang w:eastAsia="ja-JP"/>
        </w:rPr>
        <w:t xml:space="preserve">a </w:t>
      </w:r>
      <w:r>
        <w:rPr>
          <w:lang w:eastAsia="ja-JP"/>
        </w:rPr>
        <w:t xml:space="preserve">SSOFI </w:t>
      </w:r>
      <w:proofErr w:type="spellStart"/>
      <w:r>
        <w:rPr>
          <w:lang w:eastAsia="ja-JP"/>
        </w:rPr>
        <w:t>OpenID</w:t>
      </w:r>
      <w:proofErr w:type="spellEnd"/>
      <w:r>
        <w:rPr>
          <w:lang w:eastAsia="ja-JP"/>
        </w:rPr>
        <w:t xml:space="preserve"> look</w:t>
      </w:r>
      <w:ins w:id="102" w:author="Author">
        <w:r w:rsidR="002541F7">
          <w:rPr>
            <w:lang w:eastAsia="ja-JP"/>
          </w:rPr>
          <w:t>s</w:t>
        </w:r>
      </w:ins>
      <w:r>
        <w:rPr>
          <w:lang w:eastAsia="ja-JP"/>
        </w:rPr>
        <w:t xml:space="preserve"> like this:</w:t>
      </w:r>
    </w:p>
    <w:p w:rsidR="00626FDB" w:rsidRDefault="00626FDB" w:rsidP="00626FDB">
      <w:pPr>
        <w:pStyle w:val="ListParagraph"/>
        <w:numPr>
          <w:ilvl w:val="0"/>
          <w:numId w:val="14"/>
        </w:numPr>
        <w:rPr>
          <w:lang w:eastAsia="ja-JP"/>
        </w:rPr>
      </w:pPr>
      <w:r w:rsidRPr="00626FDB">
        <w:rPr>
          <w:lang w:eastAsia="ja-JP"/>
        </w:rPr>
        <w:t>http://&lt;server&gt;/&lt;ssofi&gt;/username@domain.com</w:t>
      </w:r>
    </w:p>
    <w:p w:rsidR="00626FDB" w:rsidRDefault="00626FDB" w:rsidP="00626FDB">
      <w:pPr>
        <w:rPr>
          <w:lang w:eastAsia="ja-JP"/>
        </w:rPr>
      </w:pPr>
      <w:r>
        <w:rPr>
          <w:lang w:eastAsia="ja-JP"/>
        </w:rPr>
        <w:t>For</w:t>
      </w:r>
      <w:r w:rsidR="008D2E4E">
        <w:rPr>
          <w:lang w:eastAsia="ja-JP"/>
        </w:rPr>
        <w:t xml:space="preserve"> the purpose of the SLAP</w:t>
      </w:r>
      <w:r>
        <w:rPr>
          <w:lang w:eastAsia="ja-JP"/>
        </w:rPr>
        <w:t>, you do not need a user id (email address) on the end, and it does not matter if it is there or not.  Since in all cases you will be communicating with the server for the logged in user, it is better for consistency if you omit the user id, and use the raw addresses above without user id in them.</w:t>
      </w:r>
    </w:p>
    <w:p w:rsidR="00626FDB" w:rsidRDefault="00626FDB" w:rsidP="00626FDB">
      <w:pPr>
        <w:rPr>
          <w:lang w:eastAsia="ja-JP"/>
        </w:rPr>
      </w:pPr>
      <w:r>
        <w:rPr>
          <w:lang w:eastAsia="ja-JP"/>
        </w:rPr>
        <w:t xml:space="preserve">The parameter </w:t>
      </w:r>
      <w:r w:rsidR="001A67DA">
        <w:rPr>
          <w:lang w:eastAsia="ja-JP"/>
        </w:rPr>
        <w:t>is named “</w:t>
      </w:r>
      <w:proofErr w:type="spellStart"/>
      <w:r w:rsidR="001A67DA">
        <w:rPr>
          <w:lang w:eastAsia="ja-JP"/>
        </w:rPr>
        <w:t>opened.mode</w:t>
      </w:r>
      <w:proofErr w:type="spellEnd"/>
      <w:r w:rsidR="001A67DA">
        <w:rPr>
          <w:lang w:eastAsia="ja-JP"/>
        </w:rPr>
        <w:t>”.  This parameter is used for many things</w:t>
      </w:r>
      <w:r w:rsidR="006F46F9">
        <w:rPr>
          <w:lang w:eastAsia="ja-JP"/>
        </w:rPr>
        <w:t xml:space="preserve"> in the standard </w:t>
      </w:r>
      <w:proofErr w:type="spellStart"/>
      <w:r w:rsidR="006F46F9">
        <w:rPr>
          <w:lang w:eastAsia="ja-JP"/>
        </w:rPr>
        <w:t>OpenID</w:t>
      </w:r>
      <w:proofErr w:type="spellEnd"/>
      <w:r w:rsidR="006F46F9">
        <w:rPr>
          <w:lang w:eastAsia="ja-JP"/>
        </w:rPr>
        <w:t xml:space="preserve"> protocol</w:t>
      </w:r>
      <w:r w:rsidR="001A67DA">
        <w:rPr>
          <w:lang w:eastAsia="ja-JP"/>
        </w:rPr>
        <w:t xml:space="preserve">.  For </w:t>
      </w:r>
      <w:r w:rsidR="006F46F9">
        <w:rPr>
          <w:lang w:eastAsia="ja-JP"/>
        </w:rPr>
        <w:t>this lightweight</w:t>
      </w:r>
      <w:r w:rsidR="001A67DA">
        <w:rPr>
          <w:lang w:eastAsia="ja-JP"/>
        </w:rPr>
        <w:t xml:space="preserve"> protocol, you must use the exact </w:t>
      </w:r>
      <w:r w:rsidR="006F46F9">
        <w:rPr>
          <w:lang w:eastAsia="ja-JP"/>
        </w:rPr>
        <w:t xml:space="preserve">four </w:t>
      </w:r>
      <w:r w:rsidR="001A67DA">
        <w:rPr>
          <w:lang w:eastAsia="ja-JP"/>
        </w:rPr>
        <w:t xml:space="preserve">values listed above.  In all </w:t>
      </w:r>
      <w:r w:rsidR="006F46F9">
        <w:rPr>
          <w:lang w:eastAsia="ja-JP"/>
        </w:rPr>
        <w:t xml:space="preserve">four </w:t>
      </w:r>
      <w:r w:rsidR="001A67DA">
        <w:rPr>
          <w:lang w:eastAsia="ja-JP"/>
        </w:rPr>
        <w:t xml:space="preserve">cases, the method will </w:t>
      </w:r>
      <w:r w:rsidR="006F46F9">
        <w:rPr>
          <w:lang w:eastAsia="ja-JP"/>
        </w:rPr>
        <w:t>accept</w:t>
      </w:r>
      <w:r w:rsidR="001A67DA">
        <w:rPr>
          <w:lang w:eastAsia="ja-JP"/>
        </w:rPr>
        <w:t xml:space="preserve"> a JSON </w:t>
      </w:r>
      <w:r w:rsidR="006F46F9">
        <w:rPr>
          <w:lang w:eastAsia="ja-JP"/>
        </w:rPr>
        <w:t>document</w:t>
      </w:r>
      <w:r w:rsidR="001A67DA">
        <w:rPr>
          <w:lang w:eastAsia="ja-JP"/>
        </w:rPr>
        <w:t xml:space="preserve"> in the post body, and will return a JSON document back to you.  If things work OK, you will get a status code 200, and the JSON document conforming to the structure in section 2.  If an exception is thrown within the server</w:t>
      </w:r>
      <w:r w:rsidR="006F46F9">
        <w:rPr>
          <w:lang w:eastAsia="ja-JP"/>
        </w:rPr>
        <w:t>, or if the server otherwise fails to handle the request</w:t>
      </w:r>
      <w:r w:rsidR="001A67DA">
        <w:rPr>
          <w:lang w:eastAsia="ja-JP"/>
        </w:rPr>
        <w:t>, you will get a status code 500, and a JSON document describing the exception.  Finally, if verification fails, you will get a 400 status code back.</w:t>
      </w:r>
    </w:p>
    <w:p w:rsidR="001A67DA" w:rsidRDefault="001A67DA" w:rsidP="00626FDB">
      <w:pPr>
        <w:rPr>
          <w:lang w:eastAsia="ja-JP"/>
        </w:rPr>
      </w:pPr>
      <w:proofErr w:type="gramStart"/>
      <w:r>
        <w:rPr>
          <w:lang w:eastAsia="ja-JP"/>
        </w:rPr>
        <w:t xml:space="preserve">If verification succeeds, and </w:t>
      </w:r>
      <w:r w:rsidR="006F46F9">
        <w:rPr>
          <w:lang w:eastAsia="ja-JP"/>
        </w:rPr>
        <w:t>the server will</w:t>
      </w:r>
      <w:r>
        <w:rPr>
          <w:lang w:eastAsia="ja-JP"/>
        </w:rPr>
        <w:t xml:space="preserve"> get a 200 response</w:t>
      </w:r>
      <w:r w:rsidR="006F46F9">
        <w:rPr>
          <w:lang w:eastAsia="ja-JP"/>
        </w:rPr>
        <w:t>.</w:t>
      </w:r>
      <w:proofErr w:type="gramEnd"/>
      <w:r w:rsidR="006F46F9">
        <w:rPr>
          <w:lang w:eastAsia="ja-JP"/>
        </w:rPr>
        <w:t xml:space="preserve">  The server must </w:t>
      </w:r>
      <w:proofErr w:type="gramStart"/>
      <w:r>
        <w:rPr>
          <w:lang w:eastAsia="ja-JP"/>
        </w:rPr>
        <w:t xml:space="preserve">check </w:t>
      </w:r>
      <w:r w:rsidR="006F46F9">
        <w:rPr>
          <w:lang w:eastAsia="ja-JP"/>
        </w:rPr>
        <w:t>:</w:t>
      </w:r>
      <w:proofErr w:type="gramEnd"/>
      <w:r>
        <w:rPr>
          <w:lang w:eastAsia="ja-JP"/>
        </w:rPr>
        <w:t xml:space="preserve">  </w:t>
      </w:r>
      <w:r w:rsidR="006F46F9">
        <w:rPr>
          <w:lang w:eastAsia="ja-JP"/>
        </w:rPr>
        <w:t>The user ID from the provider</w:t>
      </w:r>
      <w:r>
        <w:rPr>
          <w:lang w:eastAsia="ja-JP"/>
        </w:rPr>
        <w:t xml:space="preserve"> must match the </w:t>
      </w:r>
      <w:r w:rsidR="006F46F9">
        <w:rPr>
          <w:lang w:eastAsia="ja-JP"/>
        </w:rPr>
        <w:t>user ID that</w:t>
      </w:r>
      <w:r>
        <w:rPr>
          <w:lang w:eastAsia="ja-JP"/>
        </w:rPr>
        <w:t xml:space="preserve"> the client originally provided</w:t>
      </w:r>
      <w:r w:rsidR="006F46F9">
        <w:rPr>
          <w:lang w:eastAsia="ja-JP"/>
        </w:rPr>
        <w:t>.  I</w:t>
      </w:r>
      <w:r>
        <w:rPr>
          <w:lang w:eastAsia="ja-JP"/>
        </w:rPr>
        <w:t>f it is different in any way, then the client sent you a false user id which is very suspicious.</w:t>
      </w:r>
      <w:r w:rsidR="006F46F9">
        <w:rPr>
          <w:lang w:eastAsia="ja-JP"/>
        </w:rPr>
        <w:t xml:space="preserve">  The server probably should probably in this case return an error, and not consider the user authenticated.</w:t>
      </w:r>
    </w:p>
    <w:p w:rsidR="00B95835" w:rsidRPr="00B95835" w:rsidRDefault="00B95835" w:rsidP="00B95835">
      <w:pPr>
        <w:rPr>
          <w:lang w:eastAsia="ja-JP"/>
        </w:rPr>
      </w:pPr>
    </w:p>
    <w:sectPr w:rsidR="00B95835" w:rsidRPr="00B95835" w:rsidSect="009F0E79">
      <w:headerReference w:type="default" r:id="rId16"/>
      <w:footerReference w:type="default" r:id="rId17"/>
      <w:pgSz w:w="12240" w:h="15840"/>
      <w:pgMar w:top="1440" w:right="1080" w:bottom="1440" w:left="108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Author" w:initials="A">
    <w:p w:rsidR="0041167D" w:rsidRDefault="0041167D">
      <w:pPr>
        <w:pStyle w:val="CommentText"/>
      </w:pPr>
      <w:r>
        <w:rPr>
          <w:rStyle w:val="CommentReference"/>
        </w:rPr>
        <w:annotationRef/>
      </w:r>
      <w:r>
        <w:t xml:space="preserve">The </w:t>
      </w:r>
      <w:proofErr w:type="gramStart"/>
      <w:r>
        <w:t>Header  and</w:t>
      </w:r>
      <w:proofErr w:type="gramEnd"/>
      <w:r>
        <w:t xml:space="preserve"> Footer don’t allow comments so I put them here:</w:t>
      </w:r>
    </w:p>
    <w:p w:rsidR="0041167D" w:rsidRDefault="0041167D">
      <w:pPr>
        <w:pStyle w:val="CommentText"/>
      </w:pPr>
      <w:r>
        <w:t>Header: “B2B Integration in the Cloud” doesn’t seem like the correct text.</w:t>
      </w:r>
    </w:p>
    <w:p w:rsidR="0041167D" w:rsidRDefault="0041167D">
      <w:pPr>
        <w:pStyle w:val="CommentText"/>
      </w:pPr>
      <w:r>
        <w:t>Footer: page numbers on the lower right corner are always showing “5 of 9”.</w:t>
      </w:r>
    </w:p>
  </w:comment>
  <w:comment w:id="14" w:author="Author" w:initials="A">
    <w:p w:rsidR="00907FC4" w:rsidRDefault="00907FC4">
      <w:pPr>
        <w:pStyle w:val="CommentText"/>
      </w:pPr>
      <w:r>
        <w:rPr>
          <w:rStyle w:val="CommentReference"/>
        </w:rPr>
        <w:annotationRef/>
      </w:r>
      <w:r>
        <w:t>The requires and set notation is confusing.</w:t>
      </w:r>
    </w:p>
    <w:p w:rsidR="00907FC4" w:rsidRDefault="00907FC4">
      <w:pPr>
        <w:pStyle w:val="CommentText"/>
      </w:pPr>
      <w:r>
        <w:t>Use something like:</w:t>
      </w:r>
    </w:p>
    <w:p w:rsidR="00907FC4" w:rsidRDefault="00907FC4">
      <w:pPr>
        <w:pStyle w:val="CommentText"/>
      </w:pPr>
      <w:r>
        <w:t>Input (optional / required)</w:t>
      </w:r>
    </w:p>
    <w:p w:rsidR="00907FC4" w:rsidRDefault="00907FC4">
      <w:pPr>
        <w:pStyle w:val="CommentText"/>
      </w:pPr>
      <w:r>
        <w:t>Output</w:t>
      </w:r>
    </w:p>
  </w:comment>
  <w:comment w:id="15" w:author="Author" w:initials="A">
    <w:p w:rsidR="00E77AF8" w:rsidRDefault="00E77AF8">
      <w:pPr>
        <w:pStyle w:val="CommentText"/>
      </w:pPr>
      <w:r>
        <w:rPr>
          <w:rStyle w:val="CommentReference"/>
        </w:rPr>
        <w:annotationRef/>
      </w:r>
    </w:p>
    <w:p w:rsidR="00E77AF8" w:rsidRDefault="00E77AF8">
      <w:pPr>
        <w:pStyle w:val="CommentText"/>
      </w:pPr>
      <w:r>
        <w:t>Typically from the Client</w:t>
      </w:r>
    </w:p>
    <w:p w:rsidR="00E77AF8" w:rsidRDefault="00E77AF8">
      <w:pPr>
        <w:pStyle w:val="CommentText"/>
      </w:pPr>
      <w:r>
        <w:t>Input is a challenge</w:t>
      </w:r>
    </w:p>
    <w:p w:rsidR="00E77AF8" w:rsidRDefault="00E77AF8">
      <w:pPr>
        <w:pStyle w:val="CommentText"/>
      </w:pPr>
      <w:r>
        <w:t>Output is the token</w:t>
      </w:r>
    </w:p>
  </w:comment>
  <w:comment w:id="18" w:author="Author" w:initials="A">
    <w:p w:rsidR="006038FA" w:rsidRDefault="006038FA">
      <w:pPr>
        <w:pStyle w:val="CommentText"/>
      </w:pPr>
      <w:r>
        <w:rPr>
          <w:rStyle w:val="CommentReference"/>
        </w:rPr>
        <w:annotationRef/>
      </w:r>
      <w:r>
        <w:t xml:space="preserve">Clarify that the Server generates the challenge. It can define its own method for that. For example: </w:t>
      </w:r>
      <w:proofErr w:type="spellStart"/>
      <w:r>
        <w:t>getChallenge</w:t>
      </w:r>
      <w:proofErr w:type="spellEnd"/>
    </w:p>
  </w:comment>
  <w:comment w:id="20" w:author="Author" w:initials="A">
    <w:p w:rsidR="00A27857" w:rsidRDefault="00A27857">
      <w:pPr>
        <w:pStyle w:val="CommentText"/>
      </w:pPr>
      <w:r>
        <w:rPr>
          <w:rStyle w:val="CommentReference"/>
        </w:rPr>
        <w:annotationRef/>
      </w:r>
      <w:r>
        <w:t>How does the client deliver the challenge to the provider?</w:t>
      </w:r>
    </w:p>
    <w:p w:rsidR="006038FA" w:rsidRDefault="006038FA" w:rsidP="006038FA">
      <w:pPr>
        <w:pStyle w:val="CommentText"/>
      </w:pPr>
      <w:r>
        <w:t>The client calls</w:t>
      </w:r>
      <w:r>
        <w:t xml:space="preserve"> </w:t>
      </w:r>
      <w:proofErr w:type="spellStart"/>
      <w:r>
        <w:t>apiGenerate</w:t>
      </w:r>
      <w:proofErr w:type="spellEnd"/>
      <w:r>
        <w:t xml:space="preserve"> on</w:t>
      </w:r>
      <w:r>
        <w:t xml:space="preserve"> the Provider</w:t>
      </w:r>
      <w:r>
        <w:t>.</w:t>
      </w:r>
    </w:p>
    <w:p w:rsidR="00E77AF8" w:rsidRDefault="00E77AF8">
      <w:pPr>
        <w:pStyle w:val="CommentText"/>
      </w:pPr>
    </w:p>
  </w:comment>
  <w:comment w:id="22" w:author="Author" w:initials="A">
    <w:p w:rsidR="00E77AF8" w:rsidRDefault="00E77AF8">
      <w:pPr>
        <w:pStyle w:val="CommentText"/>
      </w:pPr>
      <w:r>
        <w:rPr>
          <w:rStyle w:val="CommentReference"/>
        </w:rPr>
        <w:annotationRef/>
      </w:r>
      <w:r>
        <w:t xml:space="preserve">Server uses </w:t>
      </w:r>
      <w:proofErr w:type="spellStart"/>
      <w:r>
        <w:t>apiVerify</w:t>
      </w:r>
      <w:proofErr w:type="spellEnd"/>
      <w:r>
        <w:t xml:space="preserve"> to verify the challenge and the with SSOFI provider.</w:t>
      </w:r>
    </w:p>
  </w:comment>
  <w:comment w:id="101" w:author="Author" w:initials="A">
    <w:p w:rsidR="00401EE6" w:rsidRDefault="00401EE6">
      <w:pPr>
        <w:pStyle w:val="CommentText"/>
      </w:pPr>
      <w:r>
        <w:rPr>
          <w:rStyle w:val="CommentReference"/>
        </w:rPr>
        <w:annotationRef/>
      </w:r>
      <w:r>
        <w:t>You may want to note here that the trailing “/” makes a difference.</w:t>
      </w:r>
    </w:p>
    <w:p w:rsidR="00401EE6" w:rsidRDefault="00401EE6">
      <w:pPr>
        <w:pStyle w:val="CommentText"/>
      </w:pPr>
      <w:r>
        <w:t>At least that is what I saw using the test server.</w:t>
      </w:r>
    </w:p>
    <w:p w:rsidR="00401EE6" w:rsidRDefault="00401EE6">
      <w:pPr>
        <w:pStyle w:val="CommentText"/>
      </w:pPr>
      <w:r>
        <w:t>Specifically:</w:t>
      </w:r>
    </w:p>
    <w:p w:rsidR="00401EE6" w:rsidRDefault="00877483">
      <w:pPr>
        <w:pStyle w:val="CommentText"/>
      </w:pPr>
      <w:hyperlink r:id="rId1" w:history="1">
        <w:r w:rsidR="00401EE6" w:rsidRPr="00FC4608">
          <w:rPr>
            <w:rStyle w:val="Hyperlink"/>
          </w:rPr>
          <w:t>https://interstagebpm.com/eid/?openid.mode=apiWho</w:t>
        </w:r>
      </w:hyperlink>
    </w:p>
    <w:p w:rsidR="00401EE6" w:rsidRDefault="00401EE6">
      <w:pPr>
        <w:pStyle w:val="CommentText"/>
      </w:pPr>
      <w:proofErr w:type="gramStart"/>
      <w:r>
        <w:t>is</w:t>
      </w:r>
      <w:proofErr w:type="gramEnd"/>
      <w:r>
        <w:t xml:space="preserve"> treated as a </w:t>
      </w:r>
      <w:proofErr w:type="spellStart"/>
      <w:r>
        <w:t>ReST</w:t>
      </w:r>
      <w:proofErr w:type="spellEnd"/>
      <w:r>
        <w:t xml:space="preserve"> call.</w:t>
      </w:r>
    </w:p>
    <w:p w:rsidR="00401EE6" w:rsidRDefault="00877483">
      <w:pPr>
        <w:pStyle w:val="CommentText"/>
      </w:pPr>
      <w:hyperlink r:id="rId2" w:history="1">
        <w:r w:rsidR="00401EE6" w:rsidRPr="00FC4608">
          <w:rPr>
            <w:rStyle w:val="Hyperlink"/>
          </w:rPr>
          <w:t>https://interstagebpm.com/eid?openid.mode=apiWho</w:t>
        </w:r>
      </w:hyperlink>
    </w:p>
    <w:p w:rsidR="00401EE6" w:rsidRDefault="00401EE6">
      <w:pPr>
        <w:pStyle w:val="CommentText"/>
      </w:pPr>
      <w:proofErr w:type="gramStart"/>
      <w:r>
        <w:t>takes</w:t>
      </w:r>
      <w:proofErr w:type="gramEnd"/>
      <w:r>
        <w:t xml:space="preserve"> you to the web page for SSOFI login.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7483" w:rsidRDefault="00877483">
      <w:pPr>
        <w:spacing w:after="0" w:line="240" w:lineRule="auto"/>
      </w:pPr>
    </w:p>
  </w:endnote>
  <w:endnote w:type="continuationSeparator" w:id="0">
    <w:p w:rsidR="00877483" w:rsidRDefault="008774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UI 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2B98" w:rsidRDefault="001A67DA">
    <w:pPr>
      <w:pStyle w:val="Footer"/>
      <w:pBdr>
        <w:top w:val="thinThickSmallGap" w:sz="24" w:space="1" w:color="622423" w:themeColor="accent2" w:themeShade="7F"/>
      </w:pBdr>
      <w:rPr>
        <w:rFonts w:asciiTheme="majorHAnsi" w:eastAsiaTheme="majorEastAsia" w:hAnsiTheme="majorHAnsi" w:cstheme="majorBidi"/>
        <w:lang w:eastAsia="ja-JP"/>
      </w:rPr>
    </w:pPr>
    <w:r>
      <w:rPr>
        <w:rFonts w:asciiTheme="majorHAnsi" w:eastAsiaTheme="majorEastAsia" w:hAnsiTheme="majorHAnsi" w:cstheme="majorBidi"/>
        <w:lang w:eastAsia="ja-JP"/>
      </w:rPr>
      <w:t>SOOFI Provider Documentation</w:t>
    </w:r>
    <w:r w:rsidR="00552B98">
      <w:rPr>
        <w:rFonts w:asciiTheme="majorHAnsi" w:eastAsiaTheme="majorEastAsia" w:hAnsiTheme="majorHAnsi" w:cstheme="majorBidi"/>
      </w:rPr>
      <w:ptab w:relativeTo="margin" w:alignment="right" w:leader="none"/>
    </w:r>
    <w:r w:rsidR="001F67AD">
      <w:rPr>
        <w:rFonts w:asciiTheme="majorHAnsi" w:eastAsiaTheme="majorEastAsia" w:hAnsiTheme="majorHAnsi" w:cstheme="majorBidi"/>
        <w:lang w:eastAsia="ja-JP"/>
      </w:rPr>
      <w:t>5</w:t>
    </w:r>
    <w:r w:rsidR="00552B98">
      <w:rPr>
        <w:rFonts w:asciiTheme="majorHAnsi" w:eastAsiaTheme="majorEastAsia" w:hAnsiTheme="majorHAnsi" w:cstheme="majorBidi"/>
      </w:rPr>
      <w:t xml:space="preserve"> of </w:t>
    </w:r>
    <w:r w:rsidR="00877483">
      <w:fldChar w:fldCharType="begin"/>
    </w:r>
    <w:r w:rsidR="00877483">
      <w:instrText xml:space="preserve"> NUMPAGES   \* MERGEFORMAT </w:instrText>
    </w:r>
    <w:r w:rsidR="00877483">
      <w:fldChar w:fldCharType="separate"/>
    </w:r>
    <w:r w:rsidR="00B36C1B" w:rsidRPr="00B36C1B">
      <w:rPr>
        <w:rFonts w:asciiTheme="majorHAnsi" w:eastAsiaTheme="majorEastAsia" w:hAnsiTheme="majorHAnsi" w:cstheme="majorBidi"/>
        <w:noProof/>
      </w:rPr>
      <w:t>11</w:t>
    </w:r>
    <w:r w:rsidR="00877483">
      <w:rPr>
        <w:rFonts w:asciiTheme="majorHAnsi" w:eastAsiaTheme="majorEastAsia" w:hAnsiTheme="majorHAnsi" w:cstheme="majorBidi"/>
        <w:noProof/>
      </w:rPr>
      <w:fldChar w:fldCharType="end"/>
    </w:r>
  </w:p>
  <w:p w:rsidR="00552B98" w:rsidRDefault="00552B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7483" w:rsidRDefault="00877483">
      <w:pPr>
        <w:spacing w:after="0" w:line="240" w:lineRule="auto"/>
      </w:pPr>
    </w:p>
  </w:footnote>
  <w:footnote w:type="continuationSeparator" w:id="0">
    <w:p w:rsidR="00877483" w:rsidRDefault="0087748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2B98" w:rsidRPr="002328F8" w:rsidRDefault="009F0E79" w:rsidP="002328F8">
    <w:pPr>
      <w:pStyle w:val="Header"/>
      <w:pBdr>
        <w:bottom w:val="thickThinSmallGap" w:sz="24" w:space="1" w:color="622423" w:themeColor="accent2" w:themeShade="7F"/>
      </w:pBdr>
      <w:jc w:val="center"/>
      <w:rPr>
        <w:rFonts w:eastAsiaTheme="majorEastAsia" w:cstheme="minorHAnsi"/>
        <w:sz w:val="24"/>
        <w:szCs w:val="24"/>
        <w:lang w:eastAsia="ja-JP"/>
      </w:rPr>
    </w:pPr>
    <w:r>
      <w:rPr>
        <w:rFonts w:eastAsiaTheme="majorEastAsia" w:cstheme="minorHAnsi"/>
        <w:sz w:val="24"/>
        <w:szCs w:val="24"/>
        <w:lang w:eastAsia="ja-JP"/>
      </w:rPr>
      <w:t>B2B Integration in the Cloud</w:t>
    </w:r>
    <w:r w:rsidR="00B37B75">
      <w:rPr>
        <w:rFonts w:eastAsiaTheme="majorEastAsia" w:cstheme="minorHAnsi"/>
        <w:sz w:val="24"/>
        <w:szCs w:val="24"/>
        <w:lang w:eastAsia="ja-JP"/>
      </w:rPr>
      <w:t xml:space="preserve"> – </w:t>
    </w:r>
    <w:r>
      <w:rPr>
        <w:rFonts w:eastAsiaTheme="majorEastAsia" w:cstheme="minorHAnsi"/>
        <w:sz w:val="24"/>
        <w:szCs w:val="24"/>
        <w:lang w:eastAsia="ja-JP"/>
      </w:rPr>
      <w:t>Quick Investigation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47E27"/>
    <w:multiLevelType w:val="hybridMultilevel"/>
    <w:tmpl w:val="DC30B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115212"/>
    <w:multiLevelType w:val="hybridMultilevel"/>
    <w:tmpl w:val="7F5A4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9B4E56"/>
    <w:multiLevelType w:val="multilevel"/>
    <w:tmpl w:val="6BDEBF7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8A915CC"/>
    <w:multiLevelType w:val="hybridMultilevel"/>
    <w:tmpl w:val="B5BC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643AC8"/>
    <w:multiLevelType w:val="hybridMultilevel"/>
    <w:tmpl w:val="A380F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7CC2B77"/>
    <w:multiLevelType w:val="hybridMultilevel"/>
    <w:tmpl w:val="3F0C0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A17A17"/>
    <w:multiLevelType w:val="hybridMultilevel"/>
    <w:tmpl w:val="09B85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673C07"/>
    <w:multiLevelType w:val="hybridMultilevel"/>
    <w:tmpl w:val="2D300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E0450C"/>
    <w:multiLevelType w:val="hybridMultilevel"/>
    <w:tmpl w:val="2AAEB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1221DB"/>
    <w:multiLevelType w:val="hybridMultilevel"/>
    <w:tmpl w:val="FCA86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0F75A3"/>
    <w:multiLevelType w:val="hybridMultilevel"/>
    <w:tmpl w:val="8D3CA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F61151"/>
    <w:multiLevelType w:val="hybridMultilevel"/>
    <w:tmpl w:val="E35C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FF83A31"/>
    <w:multiLevelType w:val="hybridMultilevel"/>
    <w:tmpl w:val="414E9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EB0F86"/>
    <w:multiLevelType w:val="hybridMultilevel"/>
    <w:tmpl w:val="70F83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DD591B"/>
    <w:multiLevelType w:val="hybridMultilevel"/>
    <w:tmpl w:val="5C325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9"/>
  </w:num>
  <w:num w:numId="4">
    <w:abstractNumId w:val="10"/>
  </w:num>
  <w:num w:numId="5">
    <w:abstractNumId w:val="13"/>
  </w:num>
  <w:num w:numId="6">
    <w:abstractNumId w:val="7"/>
  </w:num>
  <w:num w:numId="7">
    <w:abstractNumId w:val="5"/>
  </w:num>
  <w:num w:numId="8">
    <w:abstractNumId w:val="12"/>
  </w:num>
  <w:num w:numId="9">
    <w:abstractNumId w:val="11"/>
  </w:num>
  <w:num w:numId="10">
    <w:abstractNumId w:val="14"/>
  </w:num>
  <w:num w:numId="11">
    <w:abstractNumId w:val="6"/>
  </w:num>
  <w:num w:numId="12">
    <w:abstractNumId w:val="8"/>
  </w:num>
  <w:num w:numId="13">
    <w:abstractNumId w:val="3"/>
  </w:num>
  <w:num w:numId="14">
    <w:abstractNumId w:val="0"/>
  </w:num>
  <w:num w:numId="1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bordersDoNotSurroundHeader/>
  <w:bordersDoNotSurroundFooter/>
  <w:proofState w:spelling="clean" w:grammar="clean"/>
  <w:trackRevisions/>
  <w:defaultTabStop w:val="720"/>
  <w:drawingGridHorizontalSpacing w:val="110"/>
  <w:displayHorizont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E8A"/>
    <w:rsid w:val="000059E6"/>
    <w:rsid w:val="00011042"/>
    <w:rsid w:val="000120F9"/>
    <w:rsid w:val="00017415"/>
    <w:rsid w:val="0002500A"/>
    <w:rsid w:val="000267AD"/>
    <w:rsid w:val="00031732"/>
    <w:rsid w:val="00031EAB"/>
    <w:rsid w:val="0003644A"/>
    <w:rsid w:val="00036682"/>
    <w:rsid w:val="0004356E"/>
    <w:rsid w:val="0004624E"/>
    <w:rsid w:val="00050F40"/>
    <w:rsid w:val="00053C58"/>
    <w:rsid w:val="00057CFA"/>
    <w:rsid w:val="00060CB8"/>
    <w:rsid w:val="00061A72"/>
    <w:rsid w:val="00071E6F"/>
    <w:rsid w:val="000756A7"/>
    <w:rsid w:val="00084614"/>
    <w:rsid w:val="00084B50"/>
    <w:rsid w:val="00091BD5"/>
    <w:rsid w:val="000942D5"/>
    <w:rsid w:val="000A0CA7"/>
    <w:rsid w:val="000A3A23"/>
    <w:rsid w:val="000A641D"/>
    <w:rsid w:val="000B079E"/>
    <w:rsid w:val="000B08BB"/>
    <w:rsid w:val="000B1DA5"/>
    <w:rsid w:val="000B2348"/>
    <w:rsid w:val="000B306C"/>
    <w:rsid w:val="000C1E3E"/>
    <w:rsid w:val="000C1E7E"/>
    <w:rsid w:val="000C2259"/>
    <w:rsid w:val="000C2280"/>
    <w:rsid w:val="000C25A1"/>
    <w:rsid w:val="000D0297"/>
    <w:rsid w:val="000E12D4"/>
    <w:rsid w:val="000E5390"/>
    <w:rsid w:val="000F0EEB"/>
    <w:rsid w:val="000F1E0C"/>
    <w:rsid w:val="000F2EF7"/>
    <w:rsid w:val="000F39C3"/>
    <w:rsid w:val="00100BB7"/>
    <w:rsid w:val="00101A87"/>
    <w:rsid w:val="00112679"/>
    <w:rsid w:val="0011464E"/>
    <w:rsid w:val="00115FC8"/>
    <w:rsid w:val="00116552"/>
    <w:rsid w:val="00116FD8"/>
    <w:rsid w:val="00117904"/>
    <w:rsid w:val="001232B8"/>
    <w:rsid w:val="001238A8"/>
    <w:rsid w:val="00124405"/>
    <w:rsid w:val="001250FF"/>
    <w:rsid w:val="00134646"/>
    <w:rsid w:val="00145279"/>
    <w:rsid w:val="001510BD"/>
    <w:rsid w:val="00154636"/>
    <w:rsid w:val="00154B0B"/>
    <w:rsid w:val="00157596"/>
    <w:rsid w:val="00162E36"/>
    <w:rsid w:val="0016387D"/>
    <w:rsid w:val="001710A1"/>
    <w:rsid w:val="001832DD"/>
    <w:rsid w:val="00190ACF"/>
    <w:rsid w:val="00190AD5"/>
    <w:rsid w:val="00194854"/>
    <w:rsid w:val="00196EDA"/>
    <w:rsid w:val="00196EFF"/>
    <w:rsid w:val="001A13D7"/>
    <w:rsid w:val="001A14E3"/>
    <w:rsid w:val="001A2090"/>
    <w:rsid w:val="001A3185"/>
    <w:rsid w:val="001A67DA"/>
    <w:rsid w:val="001B0357"/>
    <w:rsid w:val="001B17DF"/>
    <w:rsid w:val="001B1924"/>
    <w:rsid w:val="001C019B"/>
    <w:rsid w:val="001C2E65"/>
    <w:rsid w:val="001C5735"/>
    <w:rsid w:val="001D0A2E"/>
    <w:rsid w:val="001D599F"/>
    <w:rsid w:val="001D6A19"/>
    <w:rsid w:val="001D6DC2"/>
    <w:rsid w:val="001D77A0"/>
    <w:rsid w:val="001D7A01"/>
    <w:rsid w:val="001E5243"/>
    <w:rsid w:val="001F3BF7"/>
    <w:rsid w:val="001F4094"/>
    <w:rsid w:val="001F50D7"/>
    <w:rsid w:val="001F65DB"/>
    <w:rsid w:val="001F67AD"/>
    <w:rsid w:val="0020378F"/>
    <w:rsid w:val="002051C3"/>
    <w:rsid w:val="00205208"/>
    <w:rsid w:val="00210477"/>
    <w:rsid w:val="00212985"/>
    <w:rsid w:val="002150D4"/>
    <w:rsid w:val="00215BF2"/>
    <w:rsid w:val="00217280"/>
    <w:rsid w:val="002218CB"/>
    <w:rsid w:val="002234FA"/>
    <w:rsid w:val="002328F8"/>
    <w:rsid w:val="00233E64"/>
    <w:rsid w:val="002464C6"/>
    <w:rsid w:val="00251AC1"/>
    <w:rsid w:val="002541F7"/>
    <w:rsid w:val="00254286"/>
    <w:rsid w:val="00254977"/>
    <w:rsid w:val="00265F61"/>
    <w:rsid w:val="00270F5B"/>
    <w:rsid w:val="00273548"/>
    <w:rsid w:val="002746A9"/>
    <w:rsid w:val="00281449"/>
    <w:rsid w:val="00281F3A"/>
    <w:rsid w:val="00283A46"/>
    <w:rsid w:val="0029503C"/>
    <w:rsid w:val="002A3F6A"/>
    <w:rsid w:val="002B29D3"/>
    <w:rsid w:val="002B7558"/>
    <w:rsid w:val="002C212B"/>
    <w:rsid w:val="002C2BF0"/>
    <w:rsid w:val="002C386B"/>
    <w:rsid w:val="002C655B"/>
    <w:rsid w:val="002C6614"/>
    <w:rsid w:val="002D14DC"/>
    <w:rsid w:val="002D1FCA"/>
    <w:rsid w:val="002D4202"/>
    <w:rsid w:val="002D55F9"/>
    <w:rsid w:val="002D60CB"/>
    <w:rsid w:val="002E01DF"/>
    <w:rsid w:val="002E2978"/>
    <w:rsid w:val="002E7501"/>
    <w:rsid w:val="002F0FEF"/>
    <w:rsid w:val="002F21B9"/>
    <w:rsid w:val="002F2F2E"/>
    <w:rsid w:val="002F4842"/>
    <w:rsid w:val="002F6F54"/>
    <w:rsid w:val="002F720A"/>
    <w:rsid w:val="003048A7"/>
    <w:rsid w:val="00304C62"/>
    <w:rsid w:val="00307F82"/>
    <w:rsid w:val="00310A0D"/>
    <w:rsid w:val="0031206B"/>
    <w:rsid w:val="00312200"/>
    <w:rsid w:val="00315EF6"/>
    <w:rsid w:val="00317D3D"/>
    <w:rsid w:val="00321DAC"/>
    <w:rsid w:val="0032287D"/>
    <w:rsid w:val="003228A1"/>
    <w:rsid w:val="00331E54"/>
    <w:rsid w:val="00333ADB"/>
    <w:rsid w:val="00334E5F"/>
    <w:rsid w:val="00335009"/>
    <w:rsid w:val="003433F2"/>
    <w:rsid w:val="00345FE5"/>
    <w:rsid w:val="00347B82"/>
    <w:rsid w:val="00351FD0"/>
    <w:rsid w:val="003530D2"/>
    <w:rsid w:val="00353663"/>
    <w:rsid w:val="00353808"/>
    <w:rsid w:val="00354D7F"/>
    <w:rsid w:val="003560A1"/>
    <w:rsid w:val="00356C24"/>
    <w:rsid w:val="003646AF"/>
    <w:rsid w:val="00365B79"/>
    <w:rsid w:val="00372AE9"/>
    <w:rsid w:val="0037435B"/>
    <w:rsid w:val="00376041"/>
    <w:rsid w:val="00377100"/>
    <w:rsid w:val="00377E6B"/>
    <w:rsid w:val="00382A2C"/>
    <w:rsid w:val="00392096"/>
    <w:rsid w:val="003948BF"/>
    <w:rsid w:val="003A4325"/>
    <w:rsid w:val="003A61BF"/>
    <w:rsid w:val="003A6330"/>
    <w:rsid w:val="003B2BAC"/>
    <w:rsid w:val="003C0F08"/>
    <w:rsid w:val="003C6E85"/>
    <w:rsid w:val="003C7BB1"/>
    <w:rsid w:val="003D281C"/>
    <w:rsid w:val="003D656C"/>
    <w:rsid w:val="003E7DD5"/>
    <w:rsid w:val="003F04DE"/>
    <w:rsid w:val="003F14B9"/>
    <w:rsid w:val="003F2A6B"/>
    <w:rsid w:val="003F3B47"/>
    <w:rsid w:val="003F73E8"/>
    <w:rsid w:val="00401381"/>
    <w:rsid w:val="00401EE6"/>
    <w:rsid w:val="00405AC5"/>
    <w:rsid w:val="00405CF1"/>
    <w:rsid w:val="0041167D"/>
    <w:rsid w:val="004116F8"/>
    <w:rsid w:val="00414033"/>
    <w:rsid w:val="004159AD"/>
    <w:rsid w:val="00416F02"/>
    <w:rsid w:val="00420690"/>
    <w:rsid w:val="00421BFD"/>
    <w:rsid w:val="00422657"/>
    <w:rsid w:val="004228C6"/>
    <w:rsid w:val="00447687"/>
    <w:rsid w:val="004505BF"/>
    <w:rsid w:val="004678CA"/>
    <w:rsid w:val="00473388"/>
    <w:rsid w:val="0049263C"/>
    <w:rsid w:val="00495D46"/>
    <w:rsid w:val="00496BF5"/>
    <w:rsid w:val="004B0523"/>
    <w:rsid w:val="004C09D9"/>
    <w:rsid w:val="004C2A0A"/>
    <w:rsid w:val="004C3DD7"/>
    <w:rsid w:val="004D4C28"/>
    <w:rsid w:val="004E26F8"/>
    <w:rsid w:val="004E3E70"/>
    <w:rsid w:val="004F1F9F"/>
    <w:rsid w:val="004F56B2"/>
    <w:rsid w:val="00500A38"/>
    <w:rsid w:val="0050183F"/>
    <w:rsid w:val="005143A6"/>
    <w:rsid w:val="00514ACA"/>
    <w:rsid w:val="0052163E"/>
    <w:rsid w:val="005242DC"/>
    <w:rsid w:val="0052477A"/>
    <w:rsid w:val="00534D6A"/>
    <w:rsid w:val="00541614"/>
    <w:rsid w:val="00541EB1"/>
    <w:rsid w:val="00545F1A"/>
    <w:rsid w:val="005519F5"/>
    <w:rsid w:val="00552B98"/>
    <w:rsid w:val="0055332B"/>
    <w:rsid w:val="00555F23"/>
    <w:rsid w:val="00565087"/>
    <w:rsid w:val="00565DA8"/>
    <w:rsid w:val="00567532"/>
    <w:rsid w:val="005719D0"/>
    <w:rsid w:val="005820D1"/>
    <w:rsid w:val="00584116"/>
    <w:rsid w:val="00584211"/>
    <w:rsid w:val="005842FA"/>
    <w:rsid w:val="00584360"/>
    <w:rsid w:val="00595E76"/>
    <w:rsid w:val="005A6DF3"/>
    <w:rsid w:val="005B13CB"/>
    <w:rsid w:val="005B3F97"/>
    <w:rsid w:val="005C0194"/>
    <w:rsid w:val="005C056D"/>
    <w:rsid w:val="005D3ED6"/>
    <w:rsid w:val="005F0E82"/>
    <w:rsid w:val="005F1BCD"/>
    <w:rsid w:val="005F2387"/>
    <w:rsid w:val="005F27C5"/>
    <w:rsid w:val="005F4891"/>
    <w:rsid w:val="005F794E"/>
    <w:rsid w:val="006038FA"/>
    <w:rsid w:val="00603BDC"/>
    <w:rsid w:val="00611C04"/>
    <w:rsid w:val="006121A5"/>
    <w:rsid w:val="00613B83"/>
    <w:rsid w:val="006163FD"/>
    <w:rsid w:val="006178A1"/>
    <w:rsid w:val="0062089D"/>
    <w:rsid w:val="00623804"/>
    <w:rsid w:val="00623A35"/>
    <w:rsid w:val="00626FDB"/>
    <w:rsid w:val="00630D6E"/>
    <w:rsid w:val="00630E4F"/>
    <w:rsid w:val="00635E2D"/>
    <w:rsid w:val="006370A7"/>
    <w:rsid w:val="006437D0"/>
    <w:rsid w:val="00644EEE"/>
    <w:rsid w:val="0064698B"/>
    <w:rsid w:val="00651E22"/>
    <w:rsid w:val="0065217F"/>
    <w:rsid w:val="00654BB9"/>
    <w:rsid w:val="006567D1"/>
    <w:rsid w:val="00656BC4"/>
    <w:rsid w:val="00676499"/>
    <w:rsid w:val="006822D6"/>
    <w:rsid w:val="00683F69"/>
    <w:rsid w:val="00684892"/>
    <w:rsid w:val="00685D86"/>
    <w:rsid w:val="00694537"/>
    <w:rsid w:val="006965B0"/>
    <w:rsid w:val="006A3FF5"/>
    <w:rsid w:val="006A448F"/>
    <w:rsid w:val="006B12BC"/>
    <w:rsid w:val="006B3D2A"/>
    <w:rsid w:val="006B5362"/>
    <w:rsid w:val="006C160D"/>
    <w:rsid w:val="006D634F"/>
    <w:rsid w:val="006D6D98"/>
    <w:rsid w:val="006D7BD4"/>
    <w:rsid w:val="006E644B"/>
    <w:rsid w:val="006F46F9"/>
    <w:rsid w:val="006F623D"/>
    <w:rsid w:val="00704860"/>
    <w:rsid w:val="007124D4"/>
    <w:rsid w:val="0071495B"/>
    <w:rsid w:val="00714F24"/>
    <w:rsid w:val="00717AE9"/>
    <w:rsid w:val="00723811"/>
    <w:rsid w:val="00726C3A"/>
    <w:rsid w:val="0073376F"/>
    <w:rsid w:val="00733FBF"/>
    <w:rsid w:val="0074702C"/>
    <w:rsid w:val="00751CCD"/>
    <w:rsid w:val="0075229F"/>
    <w:rsid w:val="0075531A"/>
    <w:rsid w:val="00756BE8"/>
    <w:rsid w:val="00757BFE"/>
    <w:rsid w:val="0076073E"/>
    <w:rsid w:val="00764706"/>
    <w:rsid w:val="007649E4"/>
    <w:rsid w:val="00771734"/>
    <w:rsid w:val="00773E35"/>
    <w:rsid w:val="0077731F"/>
    <w:rsid w:val="00780CBB"/>
    <w:rsid w:val="0078282B"/>
    <w:rsid w:val="00783405"/>
    <w:rsid w:val="0078355C"/>
    <w:rsid w:val="007835A9"/>
    <w:rsid w:val="00784207"/>
    <w:rsid w:val="00791C2A"/>
    <w:rsid w:val="00793544"/>
    <w:rsid w:val="0079595E"/>
    <w:rsid w:val="007A348D"/>
    <w:rsid w:val="007A7821"/>
    <w:rsid w:val="007B356E"/>
    <w:rsid w:val="007B6C38"/>
    <w:rsid w:val="007C2818"/>
    <w:rsid w:val="007C2F0B"/>
    <w:rsid w:val="007C347B"/>
    <w:rsid w:val="007C3B68"/>
    <w:rsid w:val="007D5D5C"/>
    <w:rsid w:val="007D7513"/>
    <w:rsid w:val="007E1EA5"/>
    <w:rsid w:val="007E411B"/>
    <w:rsid w:val="007E7106"/>
    <w:rsid w:val="007E7357"/>
    <w:rsid w:val="007F37B0"/>
    <w:rsid w:val="007F3B45"/>
    <w:rsid w:val="007F46BF"/>
    <w:rsid w:val="007F4E9C"/>
    <w:rsid w:val="0080138A"/>
    <w:rsid w:val="00810AEB"/>
    <w:rsid w:val="00816C71"/>
    <w:rsid w:val="00820464"/>
    <w:rsid w:val="00824B52"/>
    <w:rsid w:val="008272F7"/>
    <w:rsid w:val="00833FF5"/>
    <w:rsid w:val="0083701C"/>
    <w:rsid w:val="00837D39"/>
    <w:rsid w:val="00842462"/>
    <w:rsid w:val="00842E5D"/>
    <w:rsid w:val="00847451"/>
    <w:rsid w:val="00851A9D"/>
    <w:rsid w:val="00860945"/>
    <w:rsid w:val="00864835"/>
    <w:rsid w:val="00866106"/>
    <w:rsid w:val="00872325"/>
    <w:rsid w:val="00873FDF"/>
    <w:rsid w:val="008768DA"/>
    <w:rsid w:val="00877483"/>
    <w:rsid w:val="00881685"/>
    <w:rsid w:val="0088428D"/>
    <w:rsid w:val="008A2487"/>
    <w:rsid w:val="008A2F4B"/>
    <w:rsid w:val="008A4F26"/>
    <w:rsid w:val="008C0414"/>
    <w:rsid w:val="008C2F4E"/>
    <w:rsid w:val="008D2E4E"/>
    <w:rsid w:val="008D3119"/>
    <w:rsid w:val="008F0D25"/>
    <w:rsid w:val="008F209D"/>
    <w:rsid w:val="008F26D6"/>
    <w:rsid w:val="00906073"/>
    <w:rsid w:val="00907FC4"/>
    <w:rsid w:val="00910A4E"/>
    <w:rsid w:val="0091145C"/>
    <w:rsid w:val="00917DE4"/>
    <w:rsid w:val="009225A2"/>
    <w:rsid w:val="00932E94"/>
    <w:rsid w:val="00934C96"/>
    <w:rsid w:val="00935390"/>
    <w:rsid w:val="00936E6F"/>
    <w:rsid w:val="00936EEE"/>
    <w:rsid w:val="009371E6"/>
    <w:rsid w:val="009523FF"/>
    <w:rsid w:val="00957110"/>
    <w:rsid w:val="00957C87"/>
    <w:rsid w:val="00960B9A"/>
    <w:rsid w:val="009618D9"/>
    <w:rsid w:val="00970320"/>
    <w:rsid w:val="00970AE5"/>
    <w:rsid w:val="00973DF4"/>
    <w:rsid w:val="00974604"/>
    <w:rsid w:val="009809DC"/>
    <w:rsid w:val="00981E7E"/>
    <w:rsid w:val="009833EB"/>
    <w:rsid w:val="00986CE3"/>
    <w:rsid w:val="00993245"/>
    <w:rsid w:val="009944EE"/>
    <w:rsid w:val="00995B0D"/>
    <w:rsid w:val="00997FCF"/>
    <w:rsid w:val="009A780C"/>
    <w:rsid w:val="009B2293"/>
    <w:rsid w:val="009B3D40"/>
    <w:rsid w:val="009C324E"/>
    <w:rsid w:val="009C44A6"/>
    <w:rsid w:val="009C7957"/>
    <w:rsid w:val="009D08BD"/>
    <w:rsid w:val="009D1F6B"/>
    <w:rsid w:val="009E0A06"/>
    <w:rsid w:val="009E169B"/>
    <w:rsid w:val="009E2024"/>
    <w:rsid w:val="009E3A15"/>
    <w:rsid w:val="009E4321"/>
    <w:rsid w:val="009E7FD6"/>
    <w:rsid w:val="009F0E79"/>
    <w:rsid w:val="009F1CD2"/>
    <w:rsid w:val="009F32F3"/>
    <w:rsid w:val="009F38AD"/>
    <w:rsid w:val="00A040FE"/>
    <w:rsid w:val="00A07525"/>
    <w:rsid w:val="00A15889"/>
    <w:rsid w:val="00A207ED"/>
    <w:rsid w:val="00A27857"/>
    <w:rsid w:val="00A31DA7"/>
    <w:rsid w:val="00A32E0F"/>
    <w:rsid w:val="00A338B3"/>
    <w:rsid w:val="00A340DC"/>
    <w:rsid w:val="00A37A20"/>
    <w:rsid w:val="00A40EDA"/>
    <w:rsid w:val="00A44AB2"/>
    <w:rsid w:val="00A44E8A"/>
    <w:rsid w:val="00A44F81"/>
    <w:rsid w:val="00A451D4"/>
    <w:rsid w:val="00A458CB"/>
    <w:rsid w:val="00A46096"/>
    <w:rsid w:val="00A47624"/>
    <w:rsid w:val="00A50934"/>
    <w:rsid w:val="00A5684F"/>
    <w:rsid w:val="00A635C1"/>
    <w:rsid w:val="00A63B16"/>
    <w:rsid w:val="00A65DA1"/>
    <w:rsid w:val="00A663F0"/>
    <w:rsid w:val="00A66A08"/>
    <w:rsid w:val="00A66B68"/>
    <w:rsid w:val="00A70FDF"/>
    <w:rsid w:val="00A73442"/>
    <w:rsid w:val="00A7646A"/>
    <w:rsid w:val="00A7785D"/>
    <w:rsid w:val="00A80E7F"/>
    <w:rsid w:val="00A81702"/>
    <w:rsid w:val="00A8266B"/>
    <w:rsid w:val="00A831B6"/>
    <w:rsid w:val="00A83E6D"/>
    <w:rsid w:val="00A901AD"/>
    <w:rsid w:val="00A90585"/>
    <w:rsid w:val="00A910BB"/>
    <w:rsid w:val="00A92980"/>
    <w:rsid w:val="00A96279"/>
    <w:rsid w:val="00AA0A5F"/>
    <w:rsid w:val="00AA3030"/>
    <w:rsid w:val="00AA761B"/>
    <w:rsid w:val="00AB4992"/>
    <w:rsid w:val="00AB4D6C"/>
    <w:rsid w:val="00AB6559"/>
    <w:rsid w:val="00AC1342"/>
    <w:rsid w:val="00AC571D"/>
    <w:rsid w:val="00AC5AE9"/>
    <w:rsid w:val="00AC6ADD"/>
    <w:rsid w:val="00AC7137"/>
    <w:rsid w:val="00AD0F0C"/>
    <w:rsid w:val="00AD57F4"/>
    <w:rsid w:val="00AE3D4E"/>
    <w:rsid w:val="00AF231B"/>
    <w:rsid w:val="00AF5134"/>
    <w:rsid w:val="00B013A9"/>
    <w:rsid w:val="00B06842"/>
    <w:rsid w:val="00B12FFB"/>
    <w:rsid w:val="00B16781"/>
    <w:rsid w:val="00B17914"/>
    <w:rsid w:val="00B17CBE"/>
    <w:rsid w:val="00B21373"/>
    <w:rsid w:val="00B3381B"/>
    <w:rsid w:val="00B36C1B"/>
    <w:rsid w:val="00B37976"/>
    <w:rsid w:val="00B37B75"/>
    <w:rsid w:val="00B51FCD"/>
    <w:rsid w:val="00B5234D"/>
    <w:rsid w:val="00B542D1"/>
    <w:rsid w:val="00B55A25"/>
    <w:rsid w:val="00B61E2B"/>
    <w:rsid w:val="00B6288C"/>
    <w:rsid w:val="00B630FB"/>
    <w:rsid w:val="00B6554D"/>
    <w:rsid w:val="00B66196"/>
    <w:rsid w:val="00B82492"/>
    <w:rsid w:val="00B851C6"/>
    <w:rsid w:val="00B87543"/>
    <w:rsid w:val="00B937BB"/>
    <w:rsid w:val="00B95835"/>
    <w:rsid w:val="00B959E9"/>
    <w:rsid w:val="00B97523"/>
    <w:rsid w:val="00BA0880"/>
    <w:rsid w:val="00BA2032"/>
    <w:rsid w:val="00BA4A35"/>
    <w:rsid w:val="00BA68B5"/>
    <w:rsid w:val="00BB034E"/>
    <w:rsid w:val="00BB5554"/>
    <w:rsid w:val="00BB6C31"/>
    <w:rsid w:val="00BC7CF8"/>
    <w:rsid w:val="00BC7E2E"/>
    <w:rsid w:val="00BD75D3"/>
    <w:rsid w:val="00BE6C54"/>
    <w:rsid w:val="00C008E8"/>
    <w:rsid w:val="00C05265"/>
    <w:rsid w:val="00C068ED"/>
    <w:rsid w:val="00C06E8A"/>
    <w:rsid w:val="00C07D58"/>
    <w:rsid w:val="00C07D94"/>
    <w:rsid w:val="00C10920"/>
    <w:rsid w:val="00C11AED"/>
    <w:rsid w:val="00C13E9C"/>
    <w:rsid w:val="00C204AB"/>
    <w:rsid w:val="00C25FDE"/>
    <w:rsid w:val="00C30746"/>
    <w:rsid w:val="00C33CEB"/>
    <w:rsid w:val="00C344AE"/>
    <w:rsid w:val="00C37739"/>
    <w:rsid w:val="00C447C5"/>
    <w:rsid w:val="00C458B0"/>
    <w:rsid w:val="00C569D8"/>
    <w:rsid w:val="00C66069"/>
    <w:rsid w:val="00C725F5"/>
    <w:rsid w:val="00C72970"/>
    <w:rsid w:val="00C820D8"/>
    <w:rsid w:val="00C86C6D"/>
    <w:rsid w:val="00C90830"/>
    <w:rsid w:val="00C90B4E"/>
    <w:rsid w:val="00C96662"/>
    <w:rsid w:val="00CA2BDD"/>
    <w:rsid w:val="00CA57A6"/>
    <w:rsid w:val="00CA5F1D"/>
    <w:rsid w:val="00CB3C79"/>
    <w:rsid w:val="00CB435B"/>
    <w:rsid w:val="00CB516A"/>
    <w:rsid w:val="00CB6BF7"/>
    <w:rsid w:val="00CC1DA1"/>
    <w:rsid w:val="00CC664C"/>
    <w:rsid w:val="00CC6BF2"/>
    <w:rsid w:val="00CD03C1"/>
    <w:rsid w:val="00CD459B"/>
    <w:rsid w:val="00CD5C2C"/>
    <w:rsid w:val="00CE0093"/>
    <w:rsid w:val="00CE527B"/>
    <w:rsid w:val="00CF35DA"/>
    <w:rsid w:val="00CF3F58"/>
    <w:rsid w:val="00D06F15"/>
    <w:rsid w:val="00D12DFC"/>
    <w:rsid w:val="00D14527"/>
    <w:rsid w:val="00D16423"/>
    <w:rsid w:val="00D20B5F"/>
    <w:rsid w:val="00D21C2C"/>
    <w:rsid w:val="00D21DE7"/>
    <w:rsid w:val="00D229A2"/>
    <w:rsid w:val="00D23D7C"/>
    <w:rsid w:val="00D27995"/>
    <w:rsid w:val="00D400C2"/>
    <w:rsid w:val="00D4177B"/>
    <w:rsid w:val="00D43C91"/>
    <w:rsid w:val="00D45C22"/>
    <w:rsid w:val="00D45D26"/>
    <w:rsid w:val="00D47926"/>
    <w:rsid w:val="00D5128E"/>
    <w:rsid w:val="00D538DA"/>
    <w:rsid w:val="00D66DDB"/>
    <w:rsid w:val="00D67EAF"/>
    <w:rsid w:val="00D71C70"/>
    <w:rsid w:val="00D82D0A"/>
    <w:rsid w:val="00D85871"/>
    <w:rsid w:val="00D85B6B"/>
    <w:rsid w:val="00D87013"/>
    <w:rsid w:val="00D87F37"/>
    <w:rsid w:val="00D9173E"/>
    <w:rsid w:val="00D91DD4"/>
    <w:rsid w:val="00D93019"/>
    <w:rsid w:val="00D933A3"/>
    <w:rsid w:val="00D96884"/>
    <w:rsid w:val="00DA3E3A"/>
    <w:rsid w:val="00DA7063"/>
    <w:rsid w:val="00DA70E3"/>
    <w:rsid w:val="00DB05A5"/>
    <w:rsid w:val="00DB2B45"/>
    <w:rsid w:val="00DB50B6"/>
    <w:rsid w:val="00DB630C"/>
    <w:rsid w:val="00DB73D8"/>
    <w:rsid w:val="00DC3BBF"/>
    <w:rsid w:val="00DC42FA"/>
    <w:rsid w:val="00DC6CD3"/>
    <w:rsid w:val="00DC7146"/>
    <w:rsid w:val="00DC73E2"/>
    <w:rsid w:val="00DD1A68"/>
    <w:rsid w:val="00DD30E8"/>
    <w:rsid w:val="00DD59C7"/>
    <w:rsid w:val="00DD635A"/>
    <w:rsid w:val="00DD6BED"/>
    <w:rsid w:val="00DE140B"/>
    <w:rsid w:val="00DE43AF"/>
    <w:rsid w:val="00DE46B2"/>
    <w:rsid w:val="00DE6277"/>
    <w:rsid w:val="00DE6CA8"/>
    <w:rsid w:val="00DF1F4D"/>
    <w:rsid w:val="00DF290C"/>
    <w:rsid w:val="00DF35E4"/>
    <w:rsid w:val="00DF44B1"/>
    <w:rsid w:val="00E02B6E"/>
    <w:rsid w:val="00E05AAD"/>
    <w:rsid w:val="00E1039A"/>
    <w:rsid w:val="00E10E82"/>
    <w:rsid w:val="00E10F3E"/>
    <w:rsid w:val="00E1490C"/>
    <w:rsid w:val="00E15FA5"/>
    <w:rsid w:val="00E23C2C"/>
    <w:rsid w:val="00E352E8"/>
    <w:rsid w:val="00E415EA"/>
    <w:rsid w:val="00E41DA9"/>
    <w:rsid w:val="00E43A0C"/>
    <w:rsid w:val="00E57957"/>
    <w:rsid w:val="00E6216E"/>
    <w:rsid w:val="00E71EAD"/>
    <w:rsid w:val="00E77AF8"/>
    <w:rsid w:val="00E839EF"/>
    <w:rsid w:val="00E85D4E"/>
    <w:rsid w:val="00E9041F"/>
    <w:rsid w:val="00E9113D"/>
    <w:rsid w:val="00E9531B"/>
    <w:rsid w:val="00EA61FD"/>
    <w:rsid w:val="00EB19DF"/>
    <w:rsid w:val="00EB1DC6"/>
    <w:rsid w:val="00EC05C0"/>
    <w:rsid w:val="00ED006C"/>
    <w:rsid w:val="00ED72EB"/>
    <w:rsid w:val="00EE02B7"/>
    <w:rsid w:val="00EE0453"/>
    <w:rsid w:val="00EE2302"/>
    <w:rsid w:val="00EE44B3"/>
    <w:rsid w:val="00EE696D"/>
    <w:rsid w:val="00EE7315"/>
    <w:rsid w:val="00EF40E1"/>
    <w:rsid w:val="00EF66F0"/>
    <w:rsid w:val="00F01DE4"/>
    <w:rsid w:val="00F01F11"/>
    <w:rsid w:val="00F06D59"/>
    <w:rsid w:val="00F1220E"/>
    <w:rsid w:val="00F179D9"/>
    <w:rsid w:val="00F17A0F"/>
    <w:rsid w:val="00F24162"/>
    <w:rsid w:val="00F303B8"/>
    <w:rsid w:val="00F31A72"/>
    <w:rsid w:val="00F3321A"/>
    <w:rsid w:val="00F34E86"/>
    <w:rsid w:val="00F36680"/>
    <w:rsid w:val="00F44A3D"/>
    <w:rsid w:val="00F47658"/>
    <w:rsid w:val="00F5183C"/>
    <w:rsid w:val="00F52D1F"/>
    <w:rsid w:val="00F53396"/>
    <w:rsid w:val="00F55329"/>
    <w:rsid w:val="00F5649C"/>
    <w:rsid w:val="00F5738D"/>
    <w:rsid w:val="00F57EAE"/>
    <w:rsid w:val="00F65B91"/>
    <w:rsid w:val="00F67240"/>
    <w:rsid w:val="00F74C8B"/>
    <w:rsid w:val="00F75544"/>
    <w:rsid w:val="00F77C14"/>
    <w:rsid w:val="00F8161A"/>
    <w:rsid w:val="00F82903"/>
    <w:rsid w:val="00F833F8"/>
    <w:rsid w:val="00F84B00"/>
    <w:rsid w:val="00F90D14"/>
    <w:rsid w:val="00F95842"/>
    <w:rsid w:val="00F97846"/>
    <w:rsid w:val="00FA7EAD"/>
    <w:rsid w:val="00FB1B60"/>
    <w:rsid w:val="00FB2E57"/>
    <w:rsid w:val="00FB4ADA"/>
    <w:rsid w:val="00FD6385"/>
    <w:rsid w:val="00FE5612"/>
    <w:rsid w:val="00FF04E9"/>
    <w:rsid w:val="00FF3CDA"/>
    <w:rsid w:val="00FF6719"/>
    <w:rsid w:val="00FF6FA3"/>
    <w:rsid w:val="00FF74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D6C"/>
    <w:pPr>
      <w:spacing w:before="120" w:after="120"/>
    </w:pPr>
  </w:style>
  <w:style w:type="paragraph" w:styleId="Heading1">
    <w:name w:val="heading 1"/>
    <w:basedOn w:val="Normal"/>
    <w:next w:val="Normal"/>
    <w:link w:val="Heading1Char"/>
    <w:qFormat/>
    <w:rsid w:val="005842FA"/>
    <w:pPr>
      <w:keepNext/>
      <w:numPr>
        <w:numId w:val="1"/>
      </w:numPr>
      <w:spacing w:before="240" w:after="60" w:line="240" w:lineRule="auto"/>
      <w:outlineLvl w:val="0"/>
    </w:pPr>
    <w:rPr>
      <w:rFonts w:asciiTheme="majorHAnsi" w:eastAsia="Times New Roman" w:hAnsiTheme="majorHAnsi" w:cs="Arial"/>
      <w:b/>
      <w:bCs/>
      <w:color w:val="4F81BD" w:themeColor="accent1"/>
      <w:kern w:val="32"/>
      <w:sz w:val="40"/>
      <w:szCs w:val="32"/>
    </w:rPr>
  </w:style>
  <w:style w:type="paragraph" w:styleId="Heading2">
    <w:name w:val="heading 2"/>
    <w:basedOn w:val="Normal"/>
    <w:next w:val="Normal"/>
    <w:link w:val="Heading2Char"/>
    <w:qFormat/>
    <w:rsid w:val="00EA61FD"/>
    <w:pPr>
      <w:keepNext/>
      <w:widowControl w:val="0"/>
      <w:numPr>
        <w:ilvl w:val="1"/>
        <w:numId w:val="1"/>
      </w:numPr>
      <w:adjustRightInd w:val="0"/>
      <w:snapToGrid w:val="0"/>
      <w:spacing w:after="0" w:line="240" w:lineRule="auto"/>
      <w:jc w:val="both"/>
      <w:outlineLvl w:val="1"/>
    </w:pPr>
    <w:rPr>
      <w:rFonts w:ascii="Cambria" w:hAnsi="Cambria" w:cstheme="minorHAnsi"/>
      <w:b/>
      <w:bCs/>
      <w:i/>
      <w:iCs/>
      <w:color w:val="4BACC6" w:themeColor="accent5"/>
      <w:sz w:val="28"/>
      <w:szCs w:val="28"/>
      <w:lang w:eastAsia="ja-JP"/>
    </w:rPr>
  </w:style>
  <w:style w:type="paragraph" w:styleId="Heading3">
    <w:name w:val="heading 3"/>
    <w:basedOn w:val="Normal"/>
    <w:next w:val="Normal"/>
    <w:link w:val="Heading3Char"/>
    <w:uiPriority w:val="9"/>
    <w:unhideWhenUsed/>
    <w:qFormat/>
    <w:rsid w:val="00684892"/>
    <w:pPr>
      <w:keepNext/>
      <w:keepLines/>
      <w:numPr>
        <w:ilvl w:val="2"/>
        <w:numId w:val="1"/>
      </w:numPr>
      <w:spacing w:before="200" w:after="0"/>
      <w:outlineLvl w:val="2"/>
    </w:pPr>
    <w:rPr>
      <w:rFonts w:asciiTheme="majorHAnsi" w:eastAsiaTheme="majorEastAsia" w:hAnsiTheme="majorHAnsi" w:cstheme="majorBidi"/>
      <w:b/>
      <w:bCs/>
      <w:color w:val="000000" w:themeColor="text1"/>
      <w:lang w:eastAsia="ja-JP"/>
    </w:rPr>
  </w:style>
  <w:style w:type="paragraph" w:styleId="Heading4">
    <w:name w:val="heading 4"/>
    <w:basedOn w:val="Normal"/>
    <w:next w:val="Normal"/>
    <w:link w:val="Heading4Char"/>
    <w:uiPriority w:val="9"/>
    <w:semiHidden/>
    <w:unhideWhenUsed/>
    <w:qFormat/>
    <w:rsid w:val="00EA61F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A61F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A61F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A61F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A61F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A61F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FE5"/>
    <w:pPr>
      <w:ind w:left="720"/>
      <w:contextualSpacing/>
    </w:pPr>
  </w:style>
  <w:style w:type="paragraph" w:styleId="NormalWeb">
    <w:name w:val="Normal (Web)"/>
    <w:basedOn w:val="Normal"/>
    <w:uiPriority w:val="99"/>
    <w:semiHidden/>
    <w:unhideWhenUsed/>
    <w:rsid w:val="00B937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37BB"/>
  </w:style>
  <w:style w:type="character" w:styleId="Hyperlink">
    <w:name w:val="Hyperlink"/>
    <w:basedOn w:val="DefaultParagraphFont"/>
    <w:uiPriority w:val="99"/>
    <w:unhideWhenUsed/>
    <w:rsid w:val="00B937BB"/>
    <w:rPr>
      <w:color w:val="0000FF"/>
      <w:u w:val="single"/>
    </w:rPr>
  </w:style>
  <w:style w:type="paragraph" w:styleId="BalloonText">
    <w:name w:val="Balloon Text"/>
    <w:basedOn w:val="Normal"/>
    <w:link w:val="BalloonTextChar"/>
    <w:uiPriority w:val="99"/>
    <w:semiHidden/>
    <w:unhideWhenUsed/>
    <w:rsid w:val="00FB4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ADA"/>
    <w:rPr>
      <w:rFonts w:ascii="Tahoma" w:hAnsi="Tahoma" w:cs="Tahoma"/>
      <w:sz w:val="16"/>
      <w:szCs w:val="16"/>
    </w:rPr>
  </w:style>
  <w:style w:type="table" w:styleId="TableGrid">
    <w:name w:val="Table Grid"/>
    <w:basedOn w:val="TableNormal"/>
    <w:rsid w:val="00A1588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5842FA"/>
    <w:rPr>
      <w:rFonts w:asciiTheme="majorHAnsi" w:eastAsia="Times New Roman" w:hAnsiTheme="majorHAnsi" w:cs="Arial"/>
      <w:b/>
      <w:bCs/>
      <w:color w:val="4F81BD" w:themeColor="accent1"/>
      <w:kern w:val="32"/>
      <w:sz w:val="40"/>
      <w:szCs w:val="32"/>
    </w:rPr>
  </w:style>
  <w:style w:type="character" w:customStyle="1" w:styleId="Heading2Char">
    <w:name w:val="Heading 2 Char"/>
    <w:basedOn w:val="DefaultParagraphFont"/>
    <w:link w:val="Heading2"/>
    <w:rsid w:val="00EA61FD"/>
    <w:rPr>
      <w:rFonts w:ascii="Cambria" w:hAnsi="Cambria" w:cstheme="minorHAnsi"/>
      <w:b/>
      <w:bCs/>
      <w:i/>
      <w:iCs/>
      <w:color w:val="4BACC6" w:themeColor="accent5"/>
      <w:sz w:val="28"/>
      <w:szCs w:val="28"/>
      <w:lang w:eastAsia="ja-JP"/>
    </w:rPr>
  </w:style>
  <w:style w:type="character" w:styleId="CommentReference">
    <w:name w:val="annotation reference"/>
    <w:basedOn w:val="DefaultParagraphFont"/>
    <w:semiHidden/>
    <w:rsid w:val="007B6C38"/>
    <w:rPr>
      <w:sz w:val="16"/>
      <w:szCs w:val="16"/>
    </w:rPr>
  </w:style>
  <w:style w:type="paragraph" w:styleId="CommentText">
    <w:name w:val="annotation text"/>
    <w:basedOn w:val="Normal"/>
    <w:link w:val="CommentTextChar"/>
    <w:semiHidden/>
    <w:rsid w:val="007B6C38"/>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7B6C38"/>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1546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636"/>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684892"/>
    <w:rPr>
      <w:rFonts w:asciiTheme="majorHAnsi" w:eastAsiaTheme="majorEastAsia" w:hAnsiTheme="majorHAnsi" w:cstheme="majorBidi"/>
      <w:b/>
      <w:bCs/>
      <w:color w:val="000000" w:themeColor="text1"/>
      <w:lang w:eastAsia="ja-JP"/>
    </w:rPr>
  </w:style>
  <w:style w:type="paragraph" w:styleId="TOCHeading">
    <w:name w:val="TOC Heading"/>
    <w:basedOn w:val="Heading1"/>
    <w:next w:val="Normal"/>
    <w:uiPriority w:val="39"/>
    <w:unhideWhenUsed/>
    <w:qFormat/>
    <w:rsid w:val="007D7513"/>
    <w:pPr>
      <w:keepLines/>
      <w:spacing w:before="480" w:after="0" w:line="276" w:lineRule="auto"/>
      <w:outlineLvl w:val="9"/>
    </w:pPr>
    <w:rPr>
      <w:rFonts w:eastAsiaTheme="majorEastAsia" w:cstheme="majorBidi"/>
      <w:color w:val="365F91" w:themeColor="accent1" w:themeShade="BF"/>
      <w:kern w:val="0"/>
      <w:sz w:val="28"/>
      <w:szCs w:val="28"/>
    </w:rPr>
  </w:style>
  <w:style w:type="paragraph" w:styleId="TOC1">
    <w:name w:val="toc 1"/>
    <w:basedOn w:val="Normal"/>
    <w:next w:val="Normal"/>
    <w:autoRedefine/>
    <w:uiPriority w:val="39"/>
    <w:unhideWhenUsed/>
    <w:rsid w:val="007D7513"/>
    <w:pPr>
      <w:spacing w:after="100"/>
    </w:pPr>
  </w:style>
  <w:style w:type="paragraph" w:styleId="TOC2">
    <w:name w:val="toc 2"/>
    <w:basedOn w:val="Normal"/>
    <w:next w:val="Normal"/>
    <w:autoRedefine/>
    <w:uiPriority w:val="39"/>
    <w:unhideWhenUsed/>
    <w:rsid w:val="007D7513"/>
    <w:pPr>
      <w:spacing w:after="100"/>
      <w:ind w:left="220"/>
    </w:pPr>
  </w:style>
  <w:style w:type="paragraph" w:styleId="TOC3">
    <w:name w:val="toc 3"/>
    <w:basedOn w:val="Normal"/>
    <w:next w:val="Normal"/>
    <w:autoRedefine/>
    <w:uiPriority w:val="39"/>
    <w:unhideWhenUsed/>
    <w:rsid w:val="007D7513"/>
    <w:pPr>
      <w:spacing w:after="100"/>
      <w:ind w:left="440"/>
    </w:pPr>
  </w:style>
  <w:style w:type="paragraph" w:styleId="TOC4">
    <w:name w:val="toc 4"/>
    <w:basedOn w:val="Normal"/>
    <w:next w:val="Normal"/>
    <w:autoRedefine/>
    <w:uiPriority w:val="39"/>
    <w:unhideWhenUsed/>
    <w:rsid w:val="007D7513"/>
    <w:pPr>
      <w:spacing w:after="100"/>
      <w:ind w:left="660"/>
    </w:pPr>
  </w:style>
  <w:style w:type="paragraph" w:styleId="TOC5">
    <w:name w:val="toc 5"/>
    <w:basedOn w:val="Normal"/>
    <w:next w:val="Normal"/>
    <w:autoRedefine/>
    <w:uiPriority w:val="39"/>
    <w:unhideWhenUsed/>
    <w:rsid w:val="007D7513"/>
    <w:pPr>
      <w:spacing w:after="100"/>
      <w:ind w:left="880"/>
    </w:pPr>
  </w:style>
  <w:style w:type="paragraph" w:styleId="TOC6">
    <w:name w:val="toc 6"/>
    <w:basedOn w:val="Normal"/>
    <w:next w:val="Normal"/>
    <w:autoRedefine/>
    <w:uiPriority w:val="39"/>
    <w:unhideWhenUsed/>
    <w:rsid w:val="007D7513"/>
    <w:pPr>
      <w:spacing w:after="100"/>
      <w:ind w:left="1100"/>
    </w:pPr>
  </w:style>
  <w:style w:type="paragraph" w:styleId="TOC7">
    <w:name w:val="toc 7"/>
    <w:basedOn w:val="Normal"/>
    <w:next w:val="Normal"/>
    <w:autoRedefine/>
    <w:uiPriority w:val="39"/>
    <w:unhideWhenUsed/>
    <w:rsid w:val="007D7513"/>
    <w:pPr>
      <w:spacing w:after="100"/>
      <w:ind w:left="1320"/>
    </w:pPr>
  </w:style>
  <w:style w:type="paragraph" w:styleId="TOC8">
    <w:name w:val="toc 8"/>
    <w:basedOn w:val="Normal"/>
    <w:next w:val="Normal"/>
    <w:autoRedefine/>
    <w:uiPriority w:val="39"/>
    <w:unhideWhenUsed/>
    <w:rsid w:val="007D7513"/>
    <w:pPr>
      <w:spacing w:after="100"/>
      <w:ind w:left="1540"/>
    </w:pPr>
  </w:style>
  <w:style w:type="paragraph" w:styleId="TOC9">
    <w:name w:val="toc 9"/>
    <w:basedOn w:val="Normal"/>
    <w:next w:val="Normal"/>
    <w:autoRedefine/>
    <w:uiPriority w:val="39"/>
    <w:unhideWhenUsed/>
    <w:rsid w:val="007D7513"/>
    <w:pPr>
      <w:spacing w:after="100"/>
      <w:ind w:left="1760"/>
    </w:pPr>
  </w:style>
  <w:style w:type="paragraph" w:styleId="Header">
    <w:name w:val="header"/>
    <w:basedOn w:val="Normal"/>
    <w:link w:val="HeaderChar"/>
    <w:unhideWhenUsed/>
    <w:rsid w:val="005820D1"/>
    <w:pPr>
      <w:tabs>
        <w:tab w:val="center" w:pos="4252"/>
        <w:tab w:val="right" w:pos="8504"/>
      </w:tabs>
      <w:snapToGrid w:val="0"/>
    </w:pPr>
  </w:style>
  <w:style w:type="character" w:customStyle="1" w:styleId="HeaderChar">
    <w:name w:val="Header Char"/>
    <w:basedOn w:val="DefaultParagraphFont"/>
    <w:link w:val="Header"/>
    <w:uiPriority w:val="99"/>
    <w:rsid w:val="005820D1"/>
  </w:style>
  <w:style w:type="paragraph" w:styleId="Footer">
    <w:name w:val="footer"/>
    <w:basedOn w:val="Normal"/>
    <w:link w:val="FooterChar"/>
    <w:uiPriority w:val="99"/>
    <w:unhideWhenUsed/>
    <w:rsid w:val="005820D1"/>
    <w:pPr>
      <w:tabs>
        <w:tab w:val="center" w:pos="4252"/>
        <w:tab w:val="right" w:pos="8504"/>
      </w:tabs>
      <w:snapToGrid w:val="0"/>
    </w:pPr>
  </w:style>
  <w:style w:type="character" w:customStyle="1" w:styleId="FooterChar">
    <w:name w:val="Footer Char"/>
    <w:basedOn w:val="DefaultParagraphFont"/>
    <w:link w:val="Footer"/>
    <w:uiPriority w:val="99"/>
    <w:rsid w:val="005820D1"/>
  </w:style>
  <w:style w:type="character" w:styleId="IntenseEmphasis">
    <w:name w:val="Intense Emphasis"/>
    <w:uiPriority w:val="21"/>
    <w:qFormat/>
    <w:rsid w:val="00C86C6D"/>
    <w:rPr>
      <w:b/>
      <w:bCs/>
      <w:i/>
      <w:iCs/>
      <w:color w:val="4F81BD"/>
    </w:rPr>
  </w:style>
  <w:style w:type="paragraph" w:customStyle="1" w:styleId="instructions">
    <w:name w:val="instructions"/>
    <w:basedOn w:val="BodyTextIndent"/>
    <w:next w:val="BodyTextIndent"/>
    <w:link w:val="instructionsChar"/>
    <w:rsid w:val="00ED006C"/>
    <w:pPr>
      <w:spacing w:line="240" w:lineRule="auto"/>
      <w:ind w:leftChars="0" w:left="720"/>
    </w:pPr>
    <w:rPr>
      <w:rFonts w:ascii="Arial" w:hAnsi="Arial" w:cs="Times New Roman"/>
      <w:i/>
      <w:color w:val="777777"/>
      <w:sz w:val="20"/>
      <w:szCs w:val="20"/>
    </w:rPr>
  </w:style>
  <w:style w:type="character" w:customStyle="1" w:styleId="instructionsChar">
    <w:name w:val="instructions Char"/>
    <w:basedOn w:val="BodyTextIndentChar"/>
    <w:link w:val="instructions"/>
    <w:rsid w:val="00ED006C"/>
    <w:rPr>
      <w:rFonts w:ascii="Arial" w:hAnsi="Arial" w:cs="Times New Roman"/>
      <w:i/>
      <w:color w:val="777777"/>
      <w:sz w:val="20"/>
      <w:szCs w:val="20"/>
    </w:rPr>
  </w:style>
  <w:style w:type="paragraph" w:styleId="BodyTextIndent">
    <w:name w:val="Body Text Indent"/>
    <w:basedOn w:val="Normal"/>
    <w:link w:val="BodyTextIndentChar"/>
    <w:uiPriority w:val="99"/>
    <w:semiHidden/>
    <w:unhideWhenUsed/>
    <w:rsid w:val="00ED006C"/>
    <w:pPr>
      <w:ind w:leftChars="400" w:left="851"/>
    </w:pPr>
  </w:style>
  <w:style w:type="character" w:customStyle="1" w:styleId="BodyTextIndentChar">
    <w:name w:val="Body Text Indent Char"/>
    <w:basedOn w:val="DefaultParagraphFont"/>
    <w:link w:val="BodyTextIndent"/>
    <w:uiPriority w:val="99"/>
    <w:semiHidden/>
    <w:rsid w:val="00ED006C"/>
  </w:style>
  <w:style w:type="paragraph" w:styleId="Revision">
    <w:name w:val="Revision"/>
    <w:hidden/>
    <w:uiPriority w:val="99"/>
    <w:semiHidden/>
    <w:rsid w:val="00D67EAF"/>
    <w:pPr>
      <w:spacing w:after="0" w:line="240" w:lineRule="auto"/>
    </w:pPr>
  </w:style>
  <w:style w:type="paragraph" w:styleId="DocumentMap">
    <w:name w:val="Document Map"/>
    <w:basedOn w:val="Normal"/>
    <w:link w:val="DocumentMapChar"/>
    <w:uiPriority w:val="99"/>
    <w:semiHidden/>
    <w:unhideWhenUsed/>
    <w:rsid w:val="00AA761B"/>
    <w:rPr>
      <w:rFonts w:ascii="MS UI Gothic" w:eastAsia="MS UI Gothic"/>
      <w:sz w:val="18"/>
      <w:szCs w:val="18"/>
    </w:rPr>
  </w:style>
  <w:style w:type="character" w:customStyle="1" w:styleId="DocumentMapChar">
    <w:name w:val="Document Map Char"/>
    <w:basedOn w:val="DefaultParagraphFont"/>
    <w:link w:val="DocumentMap"/>
    <w:uiPriority w:val="99"/>
    <w:semiHidden/>
    <w:rsid w:val="00AA761B"/>
    <w:rPr>
      <w:rFonts w:ascii="MS UI Gothic" w:eastAsia="MS UI Gothic"/>
      <w:sz w:val="18"/>
      <w:szCs w:val="18"/>
    </w:rPr>
  </w:style>
  <w:style w:type="paragraph" w:styleId="CommentSubject">
    <w:name w:val="annotation subject"/>
    <w:basedOn w:val="CommentText"/>
    <w:next w:val="CommentText"/>
    <w:link w:val="CommentSubjectChar"/>
    <w:uiPriority w:val="99"/>
    <w:semiHidden/>
    <w:unhideWhenUsed/>
    <w:rsid w:val="005C056D"/>
    <w:pPr>
      <w:spacing w:after="20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5C056D"/>
    <w:rPr>
      <w:rFonts w:ascii="Times New Roman" w:eastAsia="Times New Roman" w:hAnsi="Times New Roman" w:cs="Times New Roman"/>
      <w:b/>
      <w:bCs/>
      <w:sz w:val="20"/>
      <w:szCs w:val="20"/>
    </w:rPr>
  </w:style>
  <w:style w:type="character" w:customStyle="1" w:styleId="hw">
    <w:name w:val="hw"/>
    <w:basedOn w:val="DefaultParagraphFont"/>
    <w:rsid w:val="00A83E6D"/>
  </w:style>
  <w:style w:type="character" w:customStyle="1" w:styleId="pron0x">
    <w:name w:val="pron0x"/>
    <w:basedOn w:val="DefaultParagraphFont"/>
    <w:rsid w:val="00A83E6D"/>
  </w:style>
  <w:style w:type="character" w:customStyle="1" w:styleId="illustration">
    <w:name w:val="illustration"/>
    <w:basedOn w:val="DefaultParagraphFont"/>
    <w:rsid w:val="00A83E6D"/>
  </w:style>
  <w:style w:type="character" w:customStyle="1" w:styleId="Heading4Char">
    <w:name w:val="Heading 4 Char"/>
    <w:basedOn w:val="DefaultParagraphFont"/>
    <w:link w:val="Heading4"/>
    <w:uiPriority w:val="9"/>
    <w:semiHidden/>
    <w:rsid w:val="00EA61F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A61F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A61F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A61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A61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A61F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E3E70"/>
    <w:pPr>
      <w:spacing w:after="0" w:line="240" w:lineRule="auto"/>
    </w:pPr>
  </w:style>
  <w:style w:type="character" w:customStyle="1" w:styleId="NoSpacingChar">
    <w:name w:val="No Spacing Char"/>
    <w:basedOn w:val="DefaultParagraphFont"/>
    <w:link w:val="NoSpacing"/>
    <w:uiPriority w:val="1"/>
    <w:rsid w:val="00B37B75"/>
  </w:style>
  <w:style w:type="paragraph" w:styleId="FootnoteText">
    <w:name w:val="footnote text"/>
    <w:basedOn w:val="Normal"/>
    <w:link w:val="FootnoteTextChar"/>
    <w:uiPriority w:val="99"/>
    <w:semiHidden/>
    <w:unhideWhenUsed/>
    <w:rsid w:val="00F179D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179D9"/>
    <w:rPr>
      <w:sz w:val="20"/>
      <w:szCs w:val="20"/>
    </w:rPr>
  </w:style>
  <w:style w:type="character" w:styleId="FootnoteReference">
    <w:name w:val="footnote reference"/>
    <w:basedOn w:val="DefaultParagraphFont"/>
    <w:uiPriority w:val="99"/>
    <w:semiHidden/>
    <w:unhideWhenUsed/>
    <w:rsid w:val="00F179D9"/>
    <w:rPr>
      <w:vertAlign w:val="superscript"/>
    </w:rPr>
  </w:style>
  <w:style w:type="paragraph" w:customStyle="1" w:styleId="Code">
    <w:name w:val="Code"/>
    <w:basedOn w:val="Normal"/>
    <w:link w:val="CodeChar"/>
    <w:qFormat/>
    <w:rsid w:val="00B95835"/>
    <w:pPr>
      <w:pBdr>
        <w:top w:val="single" w:sz="4" w:space="1" w:color="auto"/>
        <w:left w:val="single" w:sz="4" w:space="4" w:color="auto"/>
        <w:bottom w:val="single" w:sz="4" w:space="1" w:color="auto"/>
        <w:right w:val="single" w:sz="4" w:space="4" w:color="auto"/>
      </w:pBdr>
      <w:shd w:val="clear" w:color="auto" w:fill="EAF1DD" w:themeFill="accent3" w:themeFillTint="33"/>
      <w:spacing w:line="240" w:lineRule="auto"/>
    </w:pPr>
    <w:rPr>
      <w:rFonts w:ascii="Courier New" w:hAnsi="Courier New" w:cs="Courier New"/>
      <w:lang w:eastAsia="ja-JP"/>
    </w:rPr>
  </w:style>
  <w:style w:type="character" w:customStyle="1" w:styleId="CodeChar">
    <w:name w:val="Code Char"/>
    <w:basedOn w:val="DefaultParagraphFont"/>
    <w:link w:val="Code"/>
    <w:rsid w:val="00B95835"/>
    <w:rPr>
      <w:rFonts w:ascii="Courier New" w:hAnsi="Courier New" w:cs="Courier New"/>
      <w:shd w:val="clear" w:color="auto" w:fill="EAF1DD" w:themeFill="accent3" w:themeFillTint="33"/>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D6C"/>
    <w:pPr>
      <w:spacing w:before="120" w:after="120"/>
    </w:pPr>
  </w:style>
  <w:style w:type="paragraph" w:styleId="Heading1">
    <w:name w:val="heading 1"/>
    <w:basedOn w:val="Normal"/>
    <w:next w:val="Normal"/>
    <w:link w:val="Heading1Char"/>
    <w:qFormat/>
    <w:rsid w:val="005842FA"/>
    <w:pPr>
      <w:keepNext/>
      <w:numPr>
        <w:numId w:val="1"/>
      </w:numPr>
      <w:spacing w:before="240" w:after="60" w:line="240" w:lineRule="auto"/>
      <w:outlineLvl w:val="0"/>
    </w:pPr>
    <w:rPr>
      <w:rFonts w:asciiTheme="majorHAnsi" w:eastAsia="Times New Roman" w:hAnsiTheme="majorHAnsi" w:cs="Arial"/>
      <w:b/>
      <w:bCs/>
      <w:color w:val="4F81BD" w:themeColor="accent1"/>
      <w:kern w:val="32"/>
      <w:sz w:val="40"/>
      <w:szCs w:val="32"/>
    </w:rPr>
  </w:style>
  <w:style w:type="paragraph" w:styleId="Heading2">
    <w:name w:val="heading 2"/>
    <w:basedOn w:val="Normal"/>
    <w:next w:val="Normal"/>
    <w:link w:val="Heading2Char"/>
    <w:qFormat/>
    <w:rsid w:val="00EA61FD"/>
    <w:pPr>
      <w:keepNext/>
      <w:widowControl w:val="0"/>
      <w:numPr>
        <w:ilvl w:val="1"/>
        <w:numId w:val="1"/>
      </w:numPr>
      <w:adjustRightInd w:val="0"/>
      <w:snapToGrid w:val="0"/>
      <w:spacing w:after="0" w:line="240" w:lineRule="auto"/>
      <w:jc w:val="both"/>
      <w:outlineLvl w:val="1"/>
    </w:pPr>
    <w:rPr>
      <w:rFonts w:ascii="Cambria" w:hAnsi="Cambria" w:cstheme="minorHAnsi"/>
      <w:b/>
      <w:bCs/>
      <w:i/>
      <w:iCs/>
      <w:color w:val="4BACC6" w:themeColor="accent5"/>
      <w:sz w:val="28"/>
      <w:szCs w:val="28"/>
      <w:lang w:eastAsia="ja-JP"/>
    </w:rPr>
  </w:style>
  <w:style w:type="paragraph" w:styleId="Heading3">
    <w:name w:val="heading 3"/>
    <w:basedOn w:val="Normal"/>
    <w:next w:val="Normal"/>
    <w:link w:val="Heading3Char"/>
    <w:uiPriority w:val="9"/>
    <w:unhideWhenUsed/>
    <w:qFormat/>
    <w:rsid w:val="00684892"/>
    <w:pPr>
      <w:keepNext/>
      <w:keepLines/>
      <w:numPr>
        <w:ilvl w:val="2"/>
        <w:numId w:val="1"/>
      </w:numPr>
      <w:spacing w:before="200" w:after="0"/>
      <w:outlineLvl w:val="2"/>
    </w:pPr>
    <w:rPr>
      <w:rFonts w:asciiTheme="majorHAnsi" w:eastAsiaTheme="majorEastAsia" w:hAnsiTheme="majorHAnsi" w:cstheme="majorBidi"/>
      <w:b/>
      <w:bCs/>
      <w:color w:val="000000" w:themeColor="text1"/>
      <w:lang w:eastAsia="ja-JP"/>
    </w:rPr>
  </w:style>
  <w:style w:type="paragraph" w:styleId="Heading4">
    <w:name w:val="heading 4"/>
    <w:basedOn w:val="Normal"/>
    <w:next w:val="Normal"/>
    <w:link w:val="Heading4Char"/>
    <w:uiPriority w:val="9"/>
    <w:semiHidden/>
    <w:unhideWhenUsed/>
    <w:qFormat/>
    <w:rsid w:val="00EA61F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A61F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A61F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A61F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A61F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A61F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FE5"/>
    <w:pPr>
      <w:ind w:left="720"/>
      <w:contextualSpacing/>
    </w:pPr>
  </w:style>
  <w:style w:type="paragraph" w:styleId="NormalWeb">
    <w:name w:val="Normal (Web)"/>
    <w:basedOn w:val="Normal"/>
    <w:uiPriority w:val="99"/>
    <w:semiHidden/>
    <w:unhideWhenUsed/>
    <w:rsid w:val="00B937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37BB"/>
  </w:style>
  <w:style w:type="character" w:styleId="Hyperlink">
    <w:name w:val="Hyperlink"/>
    <w:basedOn w:val="DefaultParagraphFont"/>
    <w:uiPriority w:val="99"/>
    <w:unhideWhenUsed/>
    <w:rsid w:val="00B937BB"/>
    <w:rPr>
      <w:color w:val="0000FF"/>
      <w:u w:val="single"/>
    </w:rPr>
  </w:style>
  <w:style w:type="paragraph" w:styleId="BalloonText">
    <w:name w:val="Balloon Text"/>
    <w:basedOn w:val="Normal"/>
    <w:link w:val="BalloonTextChar"/>
    <w:uiPriority w:val="99"/>
    <w:semiHidden/>
    <w:unhideWhenUsed/>
    <w:rsid w:val="00FB4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ADA"/>
    <w:rPr>
      <w:rFonts w:ascii="Tahoma" w:hAnsi="Tahoma" w:cs="Tahoma"/>
      <w:sz w:val="16"/>
      <w:szCs w:val="16"/>
    </w:rPr>
  </w:style>
  <w:style w:type="table" w:styleId="TableGrid">
    <w:name w:val="Table Grid"/>
    <w:basedOn w:val="TableNormal"/>
    <w:rsid w:val="00A1588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5842FA"/>
    <w:rPr>
      <w:rFonts w:asciiTheme="majorHAnsi" w:eastAsia="Times New Roman" w:hAnsiTheme="majorHAnsi" w:cs="Arial"/>
      <w:b/>
      <w:bCs/>
      <w:color w:val="4F81BD" w:themeColor="accent1"/>
      <w:kern w:val="32"/>
      <w:sz w:val="40"/>
      <w:szCs w:val="32"/>
    </w:rPr>
  </w:style>
  <w:style w:type="character" w:customStyle="1" w:styleId="Heading2Char">
    <w:name w:val="Heading 2 Char"/>
    <w:basedOn w:val="DefaultParagraphFont"/>
    <w:link w:val="Heading2"/>
    <w:rsid w:val="00EA61FD"/>
    <w:rPr>
      <w:rFonts w:ascii="Cambria" w:hAnsi="Cambria" w:cstheme="minorHAnsi"/>
      <w:b/>
      <w:bCs/>
      <w:i/>
      <w:iCs/>
      <w:color w:val="4BACC6" w:themeColor="accent5"/>
      <w:sz w:val="28"/>
      <w:szCs w:val="28"/>
      <w:lang w:eastAsia="ja-JP"/>
    </w:rPr>
  </w:style>
  <w:style w:type="character" w:styleId="CommentReference">
    <w:name w:val="annotation reference"/>
    <w:basedOn w:val="DefaultParagraphFont"/>
    <w:semiHidden/>
    <w:rsid w:val="007B6C38"/>
    <w:rPr>
      <w:sz w:val="16"/>
      <w:szCs w:val="16"/>
    </w:rPr>
  </w:style>
  <w:style w:type="paragraph" w:styleId="CommentText">
    <w:name w:val="annotation text"/>
    <w:basedOn w:val="Normal"/>
    <w:link w:val="CommentTextChar"/>
    <w:semiHidden/>
    <w:rsid w:val="007B6C38"/>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7B6C38"/>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1546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636"/>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684892"/>
    <w:rPr>
      <w:rFonts w:asciiTheme="majorHAnsi" w:eastAsiaTheme="majorEastAsia" w:hAnsiTheme="majorHAnsi" w:cstheme="majorBidi"/>
      <w:b/>
      <w:bCs/>
      <w:color w:val="000000" w:themeColor="text1"/>
      <w:lang w:eastAsia="ja-JP"/>
    </w:rPr>
  </w:style>
  <w:style w:type="paragraph" w:styleId="TOCHeading">
    <w:name w:val="TOC Heading"/>
    <w:basedOn w:val="Heading1"/>
    <w:next w:val="Normal"/>
    <w:uiPriority w:val="39"/>
    <w:unhideWhenUsed/>
    <w:qFormat/>
    <w:rsid w:val="007D7513"/>
    <w:pPr>
      <w:keepLines/>
      <w:spacing w:before="480" w:after="0" w:line="276" w:lineRule="auto"/>
      <w:outlineLvl w:val="9"/>
    </w:pPr>
    <w:rPr>
      <w:rFonts w:eastAsiaTheme="majorEastAsia" w:cstheme="majorBidi"/>
      <w:color w:val="365F91" w:themeColor="accent1" w:themeShade="BF"/>
      <w:kern w:val="0"/>
      <w:sz w:val="28"/>
      <w:szCs w:val="28"/>
    </w:rPr>
  </w:style>
  <w:style w:type="paragraph" w:styleId="TOC1">
    <w:name w:val="toc 1"/>
    <w:basedOn w:val="Normal"/>
    <w:next w:val="Normal"/>
    <w:autoRedefine/>
    <w:uiPriority w:val="39"/>
    <w:unhideWhenUsed/>
    <w:rsid w:val="007D7513"/>
    <w:pPr>
      <w:spacing w:after="100"/>
    </w:pPr>
  </w:style>
  <w:style w:type="paragraph" w:styleId="TOC2">
    <w:name w:val="toc 2"/>
    <w:basedOn w:val="Normal"/>
    <w:next w:val="Normal"/>
    <w:autoRedefine/>
    <w:uiPriority w:val="39"/>
    <w:unhideWhenUsed/>
    <w:rsid w:val="007D7513"/>
    <w:pPr>
      <w:spacing w:after="100"/>
      <w:ind w:left="220"/>
    </w:pPr>
  </w:style>
  <w:style w:type="paragraph" w:styleId="TOC3">
    <w:name w:val="toc 3"/>
    <w:basedOn w:val="Normal"/>
    <w:next w:val="Normal"/>
    <w:autoRedefine/>
    <w:uiPriority w:val="39"/>
    <w:unhideWhenUsed/>
    <w:rsid w:val="007D7513"/>
    <w:pPr>
      <w:spacing w:after="100"/>
      <w:ind w:left="440"/>
    </w:pPr>
  </w:style>
  <w:style w:type="paragraph" w:styleId="TOC4">
    <w:name w:val="toc 4"/>
    <w:basedOn w:val="Normal"/>
    <w:next w:val="Normal"/>
    <w:autoRedefine/>
    <w:uiPriority w:val="39"/>
    <w:unhideWhenUsed/>
    <w:rsid w:val="007D7513"/>
    <w:pPr>
      <w:spacing w:after="100"/>
      <w:ind w:left="660"/>
    </w:pPr>
  </w:style>
  <w:style w:type="paragraph" w:styleId="TOC5">
    <w:name w:val="toc 5"/>
    <w:basedOn w:val="Normal"/>
    <w:next w:val="Normal"/>
    <w:autoRedefine/>
    <w:uiPriority w:val="39"/>
    <w:unhideWhenUsed/>
    <w:rsid w:val="007D7513"/>
    <w:pPr>
      <w:spacing w:after="100"/>
      <w:ind w:left="880"/>
    </w:pPr>
  </w:style>
  <w:style w:type="paragraph" w:styleId="TOC6">
    <w:name w:val="toc 6"/>
    <w:basedOn w:val="Normal"/>
    <w:next w:val="Normal"/>
    <w:autoRedefine/>
    <w:uiPriority w:val="39"/>
    <w:unhideWhenUsed/>
    <w:rsid w:val="007D7513"/>
    <w:pPr>
      <w:spacing w:after="100"/>
      <w:ind w:left="1100"/>
    </w:pPr>
  </w:style>
  <w:style w:type="paragraph" w:styleId="TOC7">
    <w:name w:val="toc 7"/>
    <w:basedOn w:val="Normal"/>
    <w:next w:val="Normal"/>
    <w:autoRedefine/>
    <w:uiPriority w:val="39"/>
    <w:unhideWhenUsed/>
    <w:rsid w:val="007D7513"/>
    <w:pPr>
      <w:spacing w:after="100"/>
      <w:ind w:left="1320"/>
    </w:pPr>
  </w:style>
  <w:style w:type="paragraph" w:styleId="TOC8">
    <w:name w:val="toc 8"/>
    <w:basedOn w:val="Normal"/>
    <w:next w:val="Normal"/>
    <w:autoRedefine/>
    <w:uiPriority w:val="39"/>
    <w:unhideWhenUsed/>
    <w:rsid w:val="007D7513"/>
    <w:pPr>
      <w:spacing w:after="100"/>
      <w:ind w:left="1540"/>
    </w:pPr>
  </w:style>
  <w:style w:type="paragraph" w:styleId="TOC9">
    <w:name w:val="toc 9"/>
    <w:basedOn w:val="Normal"/>
    <w:next w:val="Normal"/>
    <w:autoRedefine/>
    <w:uiPriority w:val="39"/>
    <w:unhideWhenUsed/>
    <w:rsid w:val="007D7513"/>
    <w:pPr>
      <w:spacing w:after="100"/>
      <w:ind w:left="1760"/>
    </w:pPr>
  </w:style>
  <w:style w:type="paragraph" w:styleId="Header">
    <w:name w:val="header"/>
    <w:basedOn w:val="Normal"/>
    <w:link w:val="HeaderChar"/>
    <w:unhideWhenUsed/>
    <w:rsid w:val="005820D1"/>
    <w:pPr>
      <w:tabs>
        <w:tab w:val="center" w:pos="4252"/>
        <w:tab w:val="right" w:pos="8504"/>
      </w:tabs>
      <w:snapToGrid w:val="0"/>
    </w:pPr>
  </w:style>
  <w:style w:type="character" w:customStyle="1" w:styleId="HeaderChar">
    <w:name w:val="Header Char"/>
    <w:basedOn w:val="DefaultParagraphFont"/>
    <w:link w:val="Header"/>
    <w:uiPriority w:val="99"/>
    <w:rsid w:val="005820D1"/>
  </w:style>
  <w:style w:type="paragraph" w:styleId="Footer">
    <w:name w:val="footer"/>
    <w:basedOn w:val="Normal"/>
    <w:link w:val="FooterChar"/>
    <w:uiPriority w:val="99"/>
    <w:unhideWhenUsed/>
    <w:rsid w:val="005820D1"/>
    <w:pPr>
      <w:tabs>
        <w:tab w:val="center" w:pos="4252"/>
        <w:tab w:val="right" w:pos="8504"/>
      </w:tabs>
      <w:snapToGrid w:val="0"/>
    </w:pPr>
  </w:style>
  <w:style w:type="character" w:customStyle="1" w:styleId="FooterChar">
    <w:name w:val="Footer Char"/>
    <w:basedOn w:val="DefaultParagraphFont"/>
    <w:link w:val="Footer"/>
    <w:uiPriority w:val="99"/>
    <w:rsid w:val="005820D1"/>
  </w:style>
  <w:style w:type="character" w:styleId="IntenseEmphasis">
    <w:name w:val="Intense Emphasis"/>
    <w:uiPriority w:val="21"/>
    <w:qFormat/>
    <w:rsid w:val="00C86C6D"/>
    <w:rPr>
      <w:b/>
      <w:bCs/>
      <w:i/>
      <w:iCs/>
      <w:color w:val="4F81BD"/>
    </w:rPr>
  </w:style>
  <w:style w:type="paragraph" w:customStyle="1" w:styleId="instructions">
    <w:name w:val="instructions"/>
    <w:basedOn w:val="BodyTextIndent"/>
    <w:next w:val="BodyTextIndent"/>
    <w:link w:val="instructionsChar"/>
    <w:rsid w:val="00ED006C"/>
    <w:pPr>
      <w:spacing w:line="240" w:lineRule="auto"/>
      <w:ind w:leftChars="0" w:left="720"/>
    </w:pPr>
    <w:rPr>
      <w:rFonts w:ascii="Arial" w:hAnsi="Arial" w:cs="Times New Roman"/>
      <w:i/>
      <w:color w:val="777777"/>
      <w:sz w:val="20"/>
      <w:szCs w:val="20"/>
    </w:rPr>
  </w:style>
  <w:style w:type="character" w:customStyle="1" w:styleId="instructionsChar">
    <w:name w:val="instructions Char"/>
    <w:basedOn w:val="BodyTextIndentChar"/>
    <w:link w:val="instructions"/>
    <w:rsid w:val="00ED006C"/>
    <w:rPr>
      <w:rFonts w:ascii="Arial" w:hAnsi="Arial" w:cs="Times New Roman"/>
      <w:i/>
      <w:color w:val="777777"/>
      <w:sz w:val="20"/>
      <w:szCs w:val="20"/>
    </w:rPr>
  </w:style>
  <w:style w:type="paragraph" w:styleId="BodyTextIndent">
    <w:name w:val="Body Text Indent"/>
    <w:basedOn w:val="Normal"/>
    <w:link w:val="BodyTextIndentChar"/>
    <w:uiPriority w:val="99"/>
    <w:semiHidden/>
    <w:unhideWhenUsed/>
    <w:rsid w:val="00ED006C"/>
    <w:pPr>
      <w:ind w:leftChars="400" w:left="851"/>
    </w:pPr>
  </w:style>
  <w:style w:type="character" w:customStyle="1" w:styleId="BodyTextIndentChar">
    <w:name w:val="Body Text Indent Char"/>
    <w:basedOn w:val="DefaultParagraphFont"/>
    <w:link w:val="BodyTextIndent"/>
    <w:uiPriority w:val="99"/>
    <w:semiHidden/>
    <w:rsid w:val="00ED006C"/>
  </w:style>
  <w:style w:type="paragraph" w:styleId="Revision">
    <w:name w:val="Revision"/>
    <w:hidden/>
    <w:uiPriority w:val="99"/>
    <w:semiHidden/>
    <w:rsid w:val="00D67EAF"/>
    <w:pPr>
      <w:spacing w:after="0" w:line="240" w:lineRule="auto"/>
    </w:pPr>
  </w:style>
  <w:style w:type="paragraph" w:styleId="DocumentMap">
    <w:name w:val="Document Map"/>
    <w:basedOn w:val="Normal"/>
    <w:link w:val="DocumentMapChar"/>
    <w:uiPriority w:val="99"/>
    <w:semiHidden/>
    <w:unhideWhenUsed/>
    <w:rsid w:val="00AA761B"/>
    <w:rPr>
      <w:rFonts w:ascii="MS UI Gothic" w:eastAsia="MS UI Gothic"/>
      <w:sz w:val="18"/>
      <w:szCs w:val="18"/>
    </w:rPr>
  </w:style>
  <w:style w:type="character" w:customStyle="1" w:styleId="DocumentMapChar">
    <w:name w:val="Document Map Char"/>
    <w:basedOn w:val="DefaultParagraphFont"/>
    <w:link w:val="DocumentMap"/>
    <w:uiPriority w:val="99"/>
    <w:semiHidden/>
    <w:rsid w:val="00AA761B"/>
    <w:rPr>
      <w:rFonts w:ascii="MS UI Gothic" w:eastAsia="MS UI Gothic"/>
      <w:sz w:val="18"/>
      <w:szCs w:val="18"/>
    </w:rPr>
  </w:style>
  <w:style w:type="paragraph" w:styleId="CommentSubject">
    <w:name w:val="annotation subject"/>
    <w:basedOn w:val="CommentText"/>
    <w:next w:val="CommentText"/>
    <w:link w:val="CommentSubjectChar"/>
    <w:uiPriority w:val="99"/>
    <w:semiHidden/>
    <w:unhideWhenUsed/>
    <w:rsid w:val="005C056D"/>
    <w:pPr>
      <w:spacing w:after="20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5C056D"/>
    <w:rPr>
      <w:rFonts w:ascii="Times New Roman" w:eastAsia="Times New Roman" w:hAnsi="Times New Roman" w:cs="Times New Roman"/>
      <w:b/>
      <w:bCs/>
      <w:sz w:val="20"/>
      <w:szCs w:val="20"/>
    </w:rPr>
  </w:style>
  <w:style w:type="character" w:customStyle="1" w:styleId="hw">
    <w:name w:val="hw"/>
    <w:basedOn w:val="DefaultParagraphFont"/>
    <w:rsid w:val="00A83E6D"/>
  </w:style>
  <w:style w:type="character" w:customStyle="1" w:styleId="pron0x">
    <w:name w:val="pron0x"/>
    <w:basedOn w:val="DefaultParagraphFont"/>
    <w:rsid w:val="00A83E6D"/>
  </w:style>
  <w:style w:type="character" w:customStyle="1" w:styleId="illustration">
    <w:name w:val="illustration"/>
    <w:basedOn w:val="DefaultParagraphFont"/>
    <w:rsid w:val="00A83E6D"/>
  </w:style>
  <w:style w:type="character" w:customStyle="1" w:styleId="Heading4Char">
    <w:name w:val="Heading 4 Char"/>
    <w:basedOn w:val="DefaultParagraphFont"/>
    <w:link w:val="Heading4"/>
    <w:uiPriority w:val="9"/>
    <w:semiHidden/>
    <w:rsid w:val="00EA61F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A61F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A61F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A61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A61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A61F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E3E70"/>
    <w:pPr>
      <w:spacing w:after="0" w:line="240" w:lineRule="auto"/>
    </w:pPr>
  </w:style>
  <w:style w:type="character" w:customStyle="1" w:styleId="NoSpacingChar">
    <w:name w:val="No Spacing Char"/>
    <w:basedOn w:val="DefaultParagraphFont"/>
    <w:link w:val="NoSpacing"/>
    <w:uiPriority w:val="1"/>
    <w:rsid w:val="00B37B75"/>
  </w:style>
  <w:style w:type="paragraph" w:styleId="FootnoteText">
    <w:name w:val="footnote text"/>
    <w:basedOn w:val="Normal"/>
    <w:link w:val="FootnoteTextChar"/>
    <w:uiPriority w:val="99"/>
    <w:semiHidden/>
    <w:unhideWhenUsed/>
    <w:rsid w:val="00F179D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179D9"/>
    <w:rPr>
      <w:sz w:val="20"/>
      <w:szCs w:val="20"/>
    </w:rPr>
  </w:style>
  <w:style w:type="character" w:styleId="FootnoteReference">
    <w:name w:val="footnote reference"/>
    <w:basedOn w:val="DefaultParagraphFont"/>
    <w:uiPriority w:val="99"/>
    <w:semiHidden/>
    <w:unhideWhenUsed/>
    <w:rsid w:val="00F179D9"/>
    <w:rPr>
      <w:vertAlign w:val="superscript"/>
    </w:rPr>
  </w:style>
  <w:style w:type="paragraph" w:customStyle="1" w:styleId="Code">
    <w:name w:val="Code"/>
    <w:basedOn w:val="Normal"/>
    <w:link w:val="CodeChar"/>
    <w:qFormat/>
    <w:rsid w:val="00B95835"/>
    <w:pPr>
      <w:pBdr>
        <w:top w:val="single" w:sz="4" w:space="1" w:color="auto"/>
        <w:left w:val="single" w:sz="4" w:space="4" w:color="auto"/>
        <w:bottom w:val="single" w:sz="4" w:space="1" w:color="auto"/>
        <w:right w:val="single" w:sz="4" w:space="4" w:color="auto"/>
      </w:pBdr>
      <w:shd w:val="clear" w:color="auto" w:fill="EAF1DD" w:themeFill="accent3" w:themeFillTint="33"/>
      <w:spacing w:line="240" w:lineRule="auto"/>
    </w:pPr>
    <w:rPr>
      <w:rFonts w:ascii="Courier New" w:hAnsi="Courier New" w:cs="Courier New"/>
      <w:lang w:eastAsia="ja-JP"/>
    </w:rPr>
  </w:style>
  <w:style w:type="character" w:customStyle="1" w:styleId="CodeChar">
    <w:name w:val="Code Char"/>
    <w:basedOn w:val="DefaultParagraphFont"/>
    <w:link w:val="Code"/>
    <w:rsid w:val="00B95835"/>
    <w:rPr>
      <w:rFonts w:ascii="Courier New" w:hAnsi="Courier New" w:cs="Courier New"/>
      <w:shd w:val="clear" w:color="auto" w:fill="EAF1DD" w:themeFill="accent3" w:themeFillTint="33"/>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134450">
      <w:bodyDiv w:val="1"/>
      <w:marLeft w:val="0"/>
      <w:marRight w:val="0"/>
      <w:marTop w:val="0"/>
      <w:marBottom w:val="0"/>
      <w:divBdr>
        <w:top w:val="none" w:sz="0" w:space="0" w:color="auto"/>
        <w:left w:val="none" w:sz="0" w:space="0" w:color="auto"/>
        <w:bottom w:val="none" w:sz="0" w:space="0" w:color="auto"/>
        <w:right w:val="none" w:sz="0" w:space="0" w:color="auto"/>
      </w:divBdr>
    </w:div>
    <w:div w:id="161287948">
      <w:bodyDiv w:val="1"/>
      <w:marLeft w:val="0"/>
      <w:marRight w:val="0"/>
      <w:marTop w:val="0"/>
      <w:marBottom w:val="0"/>
      <w:divBdr>
        <w:top w:val="none" w:sz="0" w:space="0" w:color="auto"/>
        <w:left w:val="none" w:sz="0" w:space="0" w:color="auto"/>
        <w:bottom w:val="none" w:sz="0" w:space="0" w:color="auto"/>
        <w:right w:val="none" w:sz="0" w:space="0" w:color="auto"/>
      </w:divBdr>
    </w:div>
    <w:div w:id="166753113">
      <w:bodyDiv w:val="1"/>
      <w:marLeft w:val="0"/>
      <w:marRight w:val="0"/>
      <w:marTop w:val="0"/>
      <w:marBottom w:val="0"/>
      <w:divBdr>
        <w:top w:val="none" w:sz="0" w:space="0" w:color="auto"/>
        <w:left w:val="none" w:sz="0" w:space="0" w:color="auto"/>
        <w:bottom w:val="none" w:sz="0" w:space="0" w:color="auto"/>
        <w:right w:val="none" w:sz="0" w:space="0" w:color="auto"/>
      </w:divBdr>
    </w:div>
    <w:div w:id="225605778">
      <w:bodyDiv w:val="1"/>
      <w:marLeft w:val="0"/>
      <w:marRight w:val="0"/>
      <w:marTop w:val="0"/>
      <w:marBottom w:val="0"/>
      <w:divBdr>
        <w:top w:val="none" w:sz="0" w:space="0" w:color="auto"/>
        <w:left w:val="none" w:sz="0" w:space="0" w:color="auto"/>
        <w:bottom w:val="none" w:sz="0" w:space="0" w:color="auto"/>
        <w:right w:val="none" w:sz="0" w:space="0" w:color="auto"/>
      </w:divBdr>
    </w:div>
    <w:div w:id="231889143">
      <w:bodyDiv w:val="1"/>
      <w:marLeft w:val="0"/>
      <w:marRight w:val="0"/>
      <w:marTop w:val="0"/>
      <w:marBottom w:val="0"/>
      <w:divBdr>
        <w:top w:val="none" w:sz="0" w:space="0" w:color="auto"/>
        <w:left w:val="none" w:sz="0" w:space="0" w:color="auto"/>
        <w:bottom w:val="none" w:sz="0" w:space="0" w:color="auto"/>
        <w:right w:val="none" w:sz="0" w:space="0" w:color="auto"/>
      </w:divBdr>
    </w:div>
    <w:div w:id="243535557">
      <w:bodyDiv w:val="1"/>
      <w:marLeft w:val="0"/>
      <w:marRight w:val="0"/>
      <w:marTop w:val="0"/>
      <w:marBottom w:val="0"/>
      <w:divBdr>
        <w:top w:val="none" w:sz="0" w:space="0" w:color="auto"/>
        <w:left w:val="none" w:sz="0" w:space="0" w:color="auto"/>
        <w:bottom w:val="none" w:sz="0" w:space="0" w:color="auto"/>
        <w:right w:val="none" w:sz="0" w:space="0" w:color="auto"/>
      </w:divBdr>
    </w:div>
    <w:div w:id="257562690">
      <w:bodyDiv w:val="1"/>
      <w:marLeft w:val="0"/>
      <w:marRight w:val="0"/>
      <w:marTop w:val="0"/>
      <w:marBottom w:val="0"/>
      <w:divBdr>
        <w:top w:val="none" w:sz="0" w:space="0" w:color="auto"/>
        <w:left w:val="none" w:sz="0" w:space="0" w:color="auto"/>
        <w:bottom w:val="none" w:sz="0" w:space="0" w:color="auto"/>
        <w:right w:val="none" w:sz="0" w:space="0" w:color="auto"/>
      </w:divBdr>
    </w:div>
    <w:div w:id="310908815">
      <w:bodyDiv w:val="1"/>
      <w:marLeft w:val="0"/>
      <w:marRight w:val="0"/>
      <w:marTop w:val="0"/>
      <w:marBottom w:val="0"/>
      <w:divBdr>
        <w:top w:val="none" w:sz="0" w:space="0" w:color="auto"/>
        <w:left w:val="none" w:sz="0" w:space="0" w:color="auto"/>
        <w:bottom w:val="none" w:sz="0" w:space="0" w:color="auto"/>
        <w:right w:val="none" w:sz="0" w:space="0" w:color="auto"/>
      </w:divBdr>
    </w:div>
    <w:div w:id="320351285">
      <w:bodyDiv w:val="1"/>
      <w:marLeft w:val="0"/>
      <w:marRight w:val="0"/>
      <w:marTop w:val="0"/>
      <w:marBottom w:val="0"/>
      <w:divBdr>
        <w:top w:val="none" w:sz="0" w:space="0" w:color="auto"/>
        <w:left w:val="none" w:sz="0" w:space="0" w:color="auto"/>
        <w:bottom w:val="none" w:sz="0" w:space="0" w:color="auto"/>
        <w:right w:val="none" w:sz="0" w:space="0" w:color="auto"/>
      </w:divBdr>
    </w:div>
    <w:div w:id="390618796">
      <w:bodyDiv w:val="1"/>
      <w:marLeft w:val="0"/>
      <w:marRight w:val="0"/>
      <w:marTop w:val="0"/>
      <w:marBottom w:val="0"/>
      <w:divBdr>
        <w:top w:val="none" w:sz="0" w:space="0" w:color="auto"/>
        <w:left w:val="none" w:sz="0" w:space="0" w:color="auto"/>
        <w:bottom w:val="none" w:sz="0" w:space="0" w:color="auto"/>
        <w:right w:val="none" w:sz="0" w:space="0" w:color="auto"/>
      </w:divBdr>
    </w:div>
    <w:div w:id="391269198">
      <w:bodyDiv w:val="1"/>
      <w:marLeft w:val="0"/>
      <w:marRight w:val="0"/>
      <w:marTop w:val="0"/>
      <w:marBottom w:val="0"/>
      <w:divBdr>
        <w:top w:val="none" w:sz="0" w:space="0" w:color="auto"/>
        <w:left w:val="none" w:sz="0" w:space="0" w:color="auto"/>
        <w:bottom w:val="none" w:sz="0" w:space="0" w:color="auto"/>
        <w:right w:val="none" w:sz="0" w:space="0" w:color="auto"/>
      </w:divBdr>
    </w:div>
    <w:div w:id="438137055">
      <w:bodyDiv w:val="1"/>
      <w:marLeft w:val="0"/>
      <w:marRight w:val="0"/>
      <w:marTop w:val="0"/>
      <w:marBottom w:val="0"/>
      <w:divBdr>
        <w:top w:val="none" w:sz="0" w:space="0" w:color="auto"/>
        <w:left w:val="none" w:sz="0" w:space="0" w:color="auto"/>
        <w:bottom w:val="none" w:sz="0" w:space="0" w:color="auto"/>
        <w:right w:val="none" w:sz="0" w:space="0" w:color="auto"/>
      </w:divBdr>
    </w:div>
    <w:div w:id="467745180">
      <w:bodyDiv w:val="1"/>
      <w:marLeft w:val="0"/>
      <w:marRight w:val="0"/>
      <w:marTop w:val="0"/>
      <w:marBottom w:val="0"/>
      <w:divBdr>
        <w:top w:val="none" w:sz="0" w:space="0" w:color="auto"/>
        <w:left w:val="none" w:sz="0" w:space="0" w:color="auto"/>
        <w:bottom w:val="none" w:sz="0" w:space="0" w:color="auto"/>
        <w:right w:val="none" w:sz="0" w:space="0" w:color="auto"/>
      </w:divBdr>
    </w:div>
    <w:div w:id="559557123">
      <w:bodyDiv w:val="1"/>
      <w:marLeft w:val="0"/>
      <w:marRight w:val="0"/>
      <w:marTop w:val="0"/>
      <w:marBottom w:val="0"/>
      <w:divBdr>
        <w:top w:val="none" w:sz="0" w:space="0" w:color="auto"/>
        <w:left w:val="none" w:sz="0" w:space="0" w:color="auto"/>
        <w:bottom w:val="none" w:sz="0" w:space="0" w:color="auto"/>
        <w:right w:val="none" w:sz="0" w:space="0" w:color="auto"/>
      </w:divBdr>
      <w:divsChild>
        <w:div w:id="1691224812">
          <w:marLeft w:val="547"/>
          <w:marRight w:val="0"/>
          <w:marTop w:val="115"/>
          <w:marBottom w:val="58"/>
          <w:divBdr>
            <w:top w:val="none" w:sz="0" w:space="0" w:color="auto"/>
            <w:left w:val="none" w:sz="0" w:space="0" w:color="auto"/>
            <w:bottom w:val="none" w:sz="0" w:space="0" w:color="auto"/>
            <w:right w:val="none" w:sz="0" w:space="0" w:color="auto"/>
          </w:divBdr>
        </w:div>
        <w:div w:id="2089883704">
          <w:marLeft w:val="965"/>
          <w:marRight w:val="0"/>
          <w:marTop w:val="96"/>
          <w:marBottom w:val="48"/>
          <w:divBdr>
            <w:top w:val="none" w:sz="0" w:space="0" w:color="auto"/>
            <w:left w:val="none" w:sz="0" w:space="0" w:color="auto"/>
            <w:bottom w:val="none" w:sz="0" w:space="0" w:color="auto"/>
            <w:right w:val="none" w:sz="0" w:space="0" w:color="auto"/>
          </w:divBdr>
        </w:div>
        <w:div w:id="743406400">
          <w:marLeft w:val="965"/>
          <w:marRight w:val="0"/>
          <w:marTop w:val="96"/>
          <w:marBottom w:val="48"/>
          <w:divBdr>
            <w:top w:val="none" w:sz="0" w:space="0" w:color="auto"/>
            <w:left w:val="none" w:sz="0" w:space="0" w:color="auto"/>
            <w:bottom w:val="none" w:sz="0" w:space="0" w:color="auto"/>
            <w:right w:val="none" w:sz="0" w:space="0" w:color="auto"/>
          </w:divBdr>
        </w:div>
        <w:div w:id="1877041393">
          <w:marLeft w:val="965"/>
          <w:marRight w:val="0"/>
          <w:marTop w:val="96"/>
          <w:marBottom w:val="48"/>
          <w:divBdr>
            <w:top w:val="none" w:sz="0" w:space="0" w:color="auto"/>
            <w:left w:val="none" w:sz="0" w:space="0" w:color="auto"/>
            <w:bottom w:val="none" w:sz="0" w:space="0" w:color="auto"/>
            <w:right w:val="none" w:sz="0" w:space="0" w:color="auto"/>
          </w:divBdr>
        </w:div>
        <w:div w:id="597638555">
          <w:marLeft w:val="547"/>
          <w:marRight w:val="0"/>
          <w:marTop w:val="115"/>
          <w:marBottom w:val="58"/>
          <w:divBdr>
            <w:top w:val="none" w:sz="0" w:space="0" w:color="auto"/>
            <w:left w:val="none" w:sz="0" w:space="0" w:color="auto"/>
            <w:bottom w:val="none" w:sz="0" w:space="0" w:color="auto"/>
            <w:right w:val="none" w:sz="0" w:space="0" w:color="auto"/>
          </w:divBdr>
        </w:div>
        <w:div w:id="139540928">
          <w:marLeft w:val="965"/>
          <w:marRight w:val="0"/>
          <w:marTop w:val="96"/>
          <w:marBottom w:val="48"/>
          <w:divBdr>
            <w:top w:val="none" w:sz="0" w:space="0" w:color="auto"/>
            <w:left w:val="none" w:sz="0" w:space="0" w:color="auto"/>
            <w:bottom w:val="none" w:sz="0" w:space="0" w:color="auto"/>
            <w:right w:val="none" w:sz="0" w:space="0" w:color="auto"/>
          </w:divBdr>
        </w:div>
        <w:div w:id="162203833">
          <w:marLeft w:val="547"/>
          <w:marRight w:val="0"/>
          <w:marTop w:val="115"/>
          <w:marBottom w:val="58"/>
          <w:divBdr>
            <w:top w:val="none" w:sz="0" w:space="0" w:color="auto"/>
            <w:left w:val="none" w:sz="0" w:space="0" w:color="auto"/>
            <w:bottom w:val="none" w:sz="0" w:space="0" w:color="auto"/>
            <w:right w:val="none" w:sz="0" w:space="0" w:color="auto"/>
          </w:divBdr>
        </w:div>
        <w:div w:id="637423013">
          <w:marLeft w:val="965"/>
          <w:marRight w:val="0"/>
          <w:marTop w:val="96"/>
          <w:marBottom w:val="48"/>
          <w:divBdr>
            <w:top w:val="none" w:sz="0" w:space="0" w:color="auto"/>
            <w:left w:val="none" w:sz="0" w:space="0" w:color="auto"/>
            <w:bottom w:val="none" w:sz="0" w:space="0" w:color="auto"/>
            <w:right w:val="none" w:sz="0" w:space="0" w:color="auto"/>
          </w:divBdr>
        </w:div>
        <w:div w:id="1673482687">
          <w:marLeft w:val="965"/>
          <w:marRight w:val="0"/>
          <w:marTop w:val="96"/>
          <w:marBottom w:val="48"/>
          <w:divBdr>
            <w:top w:val="none" w:sz="0" w:space="0" w:color="auto"/>
            <w:left w:val="none" w:sz="0" w:space="0" w:color="auto"/>
            <w:bottom w:val="none" w:sz="0" w:space="0" w:color="auto"/>
            <w:right w:val="none" w:sz="0" w:space="0" w:color="auto"/>
          </w:divBdr>
        </w:div>
      </w:divsChild>
    </w:div>
    <w:div w:id="581135996">
      <w:bodyDiv w:val="1"/>
      <w:marLeft w:val="0"/>
      <w:marRight w:val="0"/>
      <w:marTop w:val="0"/>
      <w:marBottom w:val="0"/>
      <w:divBdr>
        <w:top w:val="none" w:sz="0" w:space="0" w:color="auto"/>
        <w:left w:val="none" w:sz="0" w:space="0" w:color="auto"/>
        <w:bottom w:val="none" w:sz="0" w:space="0" w:color="auto"/>
        <w:right w:val="none" w:sz="0" w:space="0" w:color="auto"/>
      </w:divBdr>
    </w:div>
    <w:div w:id="683628671">
      <w:bodyDiv w:val="1"/>
      <w:marLeft w:val="0"/>
      <w:marRight w:val="0"/>
      <w:marTop w:val="0"/>
      <w:marBottom w:val="0"/>
      <w:divBdr>
        <w:top w:val="none" w:sz="0" w:space="0" w:color="auto"/>
        <w:left w:val="none" w:sz="0" w:space="0" w:color="auto"/>
        <w:bottom w:val="none" w:sz="0" w:space="0" w:color="auto"/>
        <w:right w:val="none" w:sz="0" w:space="0" w:color="auto"/>
      </w:divBdr>
    </w:div>
    <w:div w:id="710305961">
      <w:bodyDiv w:val="1"/>
      <w:marLeft w:val="0"/>
      <w:marRight w:val="0"/>
      <w:marTop w:val="0"/>
      <w:marBottom w:val="0"/>
      <w:divBdr>
        <w:top w:val="none" w:sz="0" w:space="0" w:color="auto"/>
        <w:left w:val="none" w:sz="0" w:space="0" w:color="auto"/>
        <w:bottom w:val="none" w:sz="0" w:space="0" w:color="auto"/>
        <w:right w:val="none" w:sz="0" w:space="0" w:color="auto"/>
      </w:divBdr>
    </w:div>
    <w:div w:id="713114873">
      <w:bodyDiv w:val="1"/>
      <w:marLeft w:val="0"/>
      <w:marRight w:val="0"/>
      <w:marTop w:val="0"/>
      <w:marBottom w:val="0"/>
      <w:divBdr>
        <w:top w:val="none" w:sz="0" w:space="0" w:color="auto"/>
        <w:left w:val="none" w:sz="0" w:space="0" w:color="auto"/>
        <w:bottom w:val="none" w:sz="0" w:space="0" w:color="auto"/>
        <w:right w:val="none" w:sz="0" w:space="0" w:color="auto"/>
      </w:divBdr>
    </w:div>
    <w:div w:id="728576683">
      <w:bodyDiv w:val="1"/>
      <w:marLeft w:val="0"/>
      <w:marRight w:val="0"/>
      <w:marTop w:val="0"/>
      <w:marBottom w:val="0"/>
      <w:divBdr>
        <w:top w:val="none" w:sz="0" w:space="0" w:color="auto"/>
        <w:left w:val="none" w:sz="0" w:space="0" w:color="auto"/>
        <w:bottom w:val="none" w:sz="0" w:space="0" w:color="auto"/>
        <w:right w:val="none" w:sz="0" w:space="0" w:color="auto"/>
      </w:divBdr>
    </w:div>
    <w:div w:id="729307632">
      <w:bodyDiv w:val="1"/>
      <w:marLeft w:val="0"/>
      <w:marRight w:val="0"/>
      <w:marTop w:val="0"/>
      <w:marBottom w:val="0"/>
      <w:divBdr>
        <w:top w:val="none" w:sz="0" w:space="0" w:color="auto"/>
        <w:left w:val="none" w:sz="0" w:space="0" w:color="auto"/>
        <w:bottom w:val="none" w:sz="0" w:space="0" w:color="auto"/>
        <w:right w:val="none" w:sz="0" w:space="0" w:color="auto"/>
      </w:divBdr>
    </w:div>
    <w:div w:id="772280961">
      <w:bodyDiv w:val="1"/>
      <w:marLeft w:val="0"/>
      <w:marRight w:val="0"/>
      <w:marTop w:val="0"/>
      <w:marBottom w:val="0"/>
      <w:divBdr>
        <w:top w:val="none" w:sz="0" w:space="0" w:color="auto"/>
        <w:left w:val="none" w:sz="0" w:space="0" w:color="auto"/>
        <w:bottom w:val="none" w:sz="0" w:space="0" w:color="auto"/>
        <w:right w:val="none" w:sz="0" w:space="0" w:color="auto"/>
      </w:divBdr>
      <w:divsChild>
        <w:div w:id="1423381044">
          <w:marLeft w:val="547"/>
          <w:marRight w:val="0"/>
          <w:marTop w:val="115"/>
          <w:marBottom w:val="58"/>
          <w:divBdr>
            <w:top w:val="none" w:sz="0" w:space="0" w:color="auto"/>
            <w:left w:val="none" w:sz="0" w:space="0" w:color="auto"/>
            <w:bottom w:val="none" w:sz="0" w:space="0" w:color="auto"/>
            <w:right w:val="none" w:sz="0" w:space="0" w:color="auto"/>
          </w:divBdr>
        </w:div>
        <w:div w:id="1571429804">
          <w:marLeft w:val="965"/>
          <w:marRight w:val="0"/>
          <w:marTop w:val="96"/>
          <w:marBottom w:val="48"/>
          <w:divBdr>
            <w:top w:val="none" w:sz="0" w:space="0" w:color="auto"/>
            <w:left w:val="none" w:sz="0" w:space="0" w:color="auto"/>
            <w:bottom w:val="none" w:sz="0" w:space="0" w:color="auto"/>
            <w:right w:val="none" w:sz="0" w:space="0" w:color="auto"/>
          </w:divBdr>
        </w:div>
        <w:div w:id="1897812695">
          <w:marLeft w:val="547"/>
          <w:marRight w:val="0"/>
          <w:marTop w:val="115"/>
          <w:marBottom w:val="58"/>
          <w:divBdr>
            <w:top w:val="none" w:sz="0" w:space="0" w:color="auto"/>
            <w:left w:val="none" w:sz="0" w:space="0" w:color="auto"/>
            <w:bottom w:val="none" w:sz="0" w:space="0" w:color="auto"/>
            <w:right w:val="none" w:sz="0" w:space="0" w:color="auto"/>
          </w:divBdr>
        </w:div>
        <w:div w:id="866260652">
          <w:marLeft w:val="965"/>
          <w:marRight w:val="0"/>
          <w:marTop w:val="96"/>
          <w:marBottom w:val="48"/>
          <w:divBdr>
            <w:top w:val="none" w:sz="0" w:space="0" w:color="auto"/>
            <w:left w:val="none" w:sz="0" w:space="0" w:color="auto"/>
            <w:bottom w:val="none" w:sz="0" w:space="0" w:color="auto"/>
            <w:right w:val="none" w:sz="0" w:space="0" w:color="auto"/>
          </w:divBdr>
        </w:div>
        <w:div w:id="1716392156">
          <w:marLeft w:val="547"/>
          <w:marRight w:val="0"/>
          <w:marTop w:val="115"/>
          <w:marBottom w:val="58"/>
          <w:divBdr>
            <w:top w:val="none" w:sz="0" w:space="0" w:color="auto"/>
            <w:left w:val="none" w:sz="0" w:space="0" w:color="auto"/>
            <w:bottom w:val="none" w:sz="0" w:space="0" w:color="auto"/>
            <w:right w:val="none" w:sz="0" w:space="0" w:color="auto"/>
          </w:divBdr>
        </w:div>
        <w:div w:id="1478456914">
          <w:marLeft w:val="965"/>
          <w:marRight w:val="0"/>
          <w:marTop w:val="96"/>
          <w:marBottom w:val="48"/>
          <w:divBdr>
            <w:top w:val="none" w:sz="0" w:space="0" w:color="auto"/>
            <w:left w:val="none" w:sz="0" w:space="0" w:color="auto"/>
            <w:bottom w:val="none" w:sz="0" w:space="0" w:color="auto"/>
            <w:right w:val="none" w:sz="0" w:space="0" w:color="auto"/>
          </w:divBdr>
        </w:div>
        <w:div w:id="1210188719">
          <w:marLeft w:val="965"/>
          <w:marRight w:val="0"/>
          <w:marTop w:val="96"/>
          <w:marBottom w:val="48"/>
          <w:divBdr>
            <w:top w:val="none" w:sz="0" w:space="0" w:color="auto"/>
            <w:left w:val="none" w:sz="0" w:space="0" w:color="auto"/>
            <w:bottom w:val="none" w:sz="0" w:space="0" w:color="auto"/>
            <w:right w:val="none" w:sz="0" w:space="0" w:color="auto"/>
          </w:divBdr>
        </w:div>
        <w:div w:id="1372652198">
          <w:marLeft w:val="547"/>
          <w:marRight w:val="0"/>
          <w:marTop w:val="115"/>
          <w:marBottom w:val="58"/>
          <w:divBdr>
            <w:top w:val="none" w:sz="0" w:space="0" w:color="auto"/>
            <w:left w:val="none" w:sz="0" w:space="0" w:color="auto"/>
            <w:bottom w:val="none" w:sz="0" w:space="0" w:color="auto"/>
            <w:right w:val="none" w:sz="0" w:space="0" w:color="auto"/>
          </w:divBdr>
        </w:div>
      </w:divsChild>
    </w:div>
    <w:div w:id="772749075">
      <w:bodyDiv w:val="1"/>
      <w:marLeft w:val="0"/>
      <w:marRight w:val="0"/>
      <w:marTop w:val="0"/>
      <w:marBottom w:val="0"/>
      <w:divBdr>
        <w:top w:val="none" w:sz="0" w:space="0" w:color="auto"/>
        <w:left w:val="none" w:sz="0" w:space="0" w:color="auto"/>
        <w:bottom w:val="none" w:sz="0" w:space="0" w:color="auto"/>
        <w:right w:val="none" w:sz="0" w:space="0" w:color="auto"/>
      </w:divBdr>
      <w:divsChild>
        <w:div w:id="371882066">
          <w:marLeft w:val="547"/>
          <w:marRight w:val="0"/>
          <w:marTop w:val="115"/>
          <w:marBottom w:val="58"/>
          <w:divBdr>
            <w:top w:val="none" w:sz="0" w:space="0" w:color="auto"/>
            <w:left w:val="none" w:sz="0" w:space="0" w:color="auto"/>
            <w:bottom w:val="none" w:sz="0" w:space="0" w:color="auto"/>
            <w:right w:val="none" w:sz="0" w:space="0" w:color="auto"/>
          </w:divBdr>
        </w:div>
        <w:div w:id="231046692">
          <w:marLeft w:val="965"/>
          <w:marRight w:val="0"/>
          <w:marTop w:val="96"/>
          <w:marBottom w:val="48"/>
          <w:divBdr>
            <w:top w:val="none" w:sz="0" w:space="0" w:color="auto"/>
            <w:left w:val="none" w:sz="0" w:space="0" w:color="auto"/>
            <w:bottom w:val="none" w:sz="0" w:space="0" w:color="auto"/>
            <w:right w:val="none" w:sz="0" w:space="0" w:color="auto"/>
          </w:divBdr>
        </w:div>
        <w:div w:id="1180513316">
          <w:marLeft w:val="547"/>
          <w:marRight w:val="0"/>
          <w:marTop w:val="115"/>
          <w:marBottom w:val="58"/>
          <w:divBdr>
            <w:top w:val="none" w:sz="0" w:space="0" w:color="auto"/>
            <w:left w:val="none" w:sz="0" w:space="0" w:color="auto"/>
            <w:bottom w:val="none" w:sz="0" w:space="0" w:color="auto"/>
            <w:right w:val="none" w:sz="0" w:space="0" w:color="auto"/>
          </w:divBdr>
        </w:div>
        <w:div w:id="1686665245">
          <w:marLeft w:val="965"/>
          <w:marRight w:val="0"/>
          <w:marTop w:val="96"/>
          <w:marBottom w:val="48"/>
          <w:divBdr>
            <w:top w:val="none" w:sz="0" w:space="0" w:color="auto"/>
            <w:left w:val="none" w:sz="0" w:space="0" w:color="auto"/>
            <w:bottom w:val="none" w:sz="0" w:space="0" w:color="auto"/>
            <w:right w:val="none" w:sz="0" w:space="0" w:color="auto"/>
          </w:divBdr>
        </w:div>
        <w:div w:id="307781319">
          <w:marLeft w:val="547"/>
          <w:marRight w:val="0"/>
          <w:marTop w:val="115"/>
          <w:marBottom w:val="58"/>
          <w:divBdr>
            <w:top w:val="none" w:sz="0" w:space="0" w:color="auto"/>
            <w:left w:val="none" w:sz="0" w:space="0" w:color="auto"/>
            <w:bottom w:val="none" w:sz="0" w:space="0" w:color="auto"/>
            <w:right w:val="none" w:sz="0" w:space="0" w:color="auto"/>
          </w:divBdr>
        </w:div>
        <w:div w:id="374045312">
          <w:marLeft w:val="547"/>
          <w:marRight w:val="0"/>
          <w:marTop w:val="115"/>
          <w:marBottom w:val="58"/>
          <w:divBdr>
            <w:top w:val="none" w:sz="0" w:space="0" w:color="auto"/>
            <w:left w:val="none" w:sz="0" w:space="0" w:color="auto"/>
            <w:bottom w:val="none" w:sz="0" w:space="0" w:color="auto"/>
            <w:right w:val="none" w:sz="0" w:space="0" w:color="auto"/>
          </w:divBdr>
        </w:div>
      </w:divsChild>
    </w:div>
    <w:div w:id="852576941">
      <w:bodyDiv w:val="1"/>
      <w:marLeft w:val="0"/>
      <w:marRight w:val="0"/>
      <w:marTop w:val="0"/>
      <w:marBottom w:val="0"/>
      <w:divBdr>
        <w:top w:val="none" w:sz="0" w:space="0" w:color="auto"/>
        <w:left w:val="none" w:sz="0" w:space="0" w:color="auto"/>
        <w:bottom w:val="none" w:sz="0" w:space="0" w:color="auto"/>
        <w:right w:val="none" w:sz="0" w:space="0" w:color="auto"/>
      </w:divBdr>
    </w:div>
    <w:div w:id="872304206">
      <w:bodyDiv w:val="1"/>
      <w:marLeft w:val="0"/>
      <w:marRight w:val="0"/>
      <w:marTop w:val="0"/>
      <w:marBottom w:val="0"/>
      <w:divBdr>
        <w:top w:val="none" w:sz="0" w:space="0" w:color="auto"/>
        <w:left w:val="none" w:sz="0" w:space="0" w:color="auto"/>
        <w:bottom w:val="none" w:sz="0" w:space="0" w:color="auto"/>
        <w:right w:val="none" w:sz="0" w:space="0" w:color="auto"/>
      </w:divBdr>
    </w:div>
    <w:div w:id="881405364">
      <w:bodyDiv w:val="1"/>
      <w:marLeft w:val="0"/>
      <w:marRight w:val="0"/>
      <w:marTop w:val="0"/>
      <w:marBottom w:val="0"/>
      <w:divBdr>
        <w:top w:val="none" w:sz="0" w:space="0" w:color="auto"/>
        <w:left w:val="none" w:sz="0" w:space="0" w:color="auto"/>
        <w:bottom w:val="none" w:sz="0" w:space="0" w:color="auto"/>
        <w:right w:val="none" w:sz="0" w:space="0" w:color="auto"/>
      </w:divBdr>
    </w:div>
    <w:div w:id="889262864">
      <w:bodyDiv w:val="1"/>
      <w:marLeft w:val="0"/>
      <w:marRight w:val="0"/>
      <w:marTop w:val="0"/>
      <w:marBottom w:val="0"/>
      <w:divBdr>
        <w:top w:val="none" w:sz="0" w:space="0" w:color="auto"/>
        <w:left w:val="none" w:sz="0" w:space="0" w:color="auto"/>
        <w:bottom w:val="none" w:sz="0" w:space="0" w:color="auto"/>
        <w:right w:val="none" w:sz="0" w:space="0" w:color="auto"/>
      </w:divBdr>
    </w:div>
    <w:div w:id="996109116">
      <w:bodyDiv w:val="1"/>
      <w:marLeft w:val="0"/>
      <w:marRight w:val="0"/>
      <w:marTop w:val="0"/>
      <w:marBottom w:val="0"/>
      <w:divBdr>
        <w:top w:val="none" w:sz="0" w:space="0" w:color="auto"/>
        <w:left w:val="none" w:sz="0" w:space="0" w:color="auto"/>
        <w:bottom w:val="none" w:sz="0" w:space="0" w:color="auto"/>
        <w:right w:val="none" w:sz="0" w:space="0" w:color="auto"/>
      </w:divBdr>
    </w:div>
    <w:div w:id="1039743134">
      <w:bodyDiv w:val="1"/>
      <w:marLeft w:val="0"/>
      <w:marRight w:val="0"/>
      <w:marTop w:val="0"/>
      <w:marBottom w:val="0"/>
      <w:divBdr>
        <w:top w:val="none" w:sz="0" w:space="0" w:color="auto"/>
        <w:left w:val="none" w:sz="0" w:space="0" w:color="auto"/>
        <w:bottom w:val="none" w:sz="0" w:space="0" w:color="auto"/>
        <w:right w:val="none" w:sz="0" w:space="0" w:color="auto"/>
      </w:divBdr>
    </w:div>
    <w:div w:id="1095632014">
      <w:bodyDiv w:val="1"/>
      <w:marLeft w:val="0"/>
      <w:marRight w:val="0"/>
      <w:marTop w:val="0"/>
      <w:marBottom w:val="0"/>
      <w:divBdr>
        <w:top w:val="none" w:sz="0" w:space="0" w:color="auto"/>
        <w:left w:val="none" w:sz="0" w:space="0" w:color="auto"/>
        <w:bottom w:val="none" w:sz="0" w:space="0" w:color="auto"/>
        <w:right w:val="none" w:sz="0" w:space="0" w:color="auto"/>
      </w:divBdr>
    </w:div>
    <w:div w:id="1127429613">
      <w:bodyDiv w:val="1"/>
      <w:marLeft w:val="0"/>
      <w:marRight w:val="0"/>
      <w:marTop w:val="0"/>
      <w:marBottom w:val="0"/>
      <w:divBdr>
        <w:top w:val="none" w:sz="0" w:space="0" w:color="auto"/>
        <w:left w:val="none" w:sz="0" w:space="0" w:color="auto"/>
        <w:bottom w:val="none" w:sz="0" w:space="0" w:color="auto"/>
        <w:right w:val="none" w:sz="0" w:space="0" w:color="auto"/>
      </w:divBdr>
    </w:div>
    <w:div w:id="1131434056">
      <w:bodyDiv w:val="1"/>
      <w:marLeft w:val="0"/>
      <w:marRight w:val="0"/>
      <w:marTop w:val="0"/>
      <w:marBottom w:val="0"/>
      <w:divBdr>
        <w:top w:val="none" w:sz="0" w:space="0" w:color="auto"/>
        <w:left w:val="none" w:sz="0" w:space="0" w:color="auto"/>
        <w:bottom w:val="none" w:sz="0" w:space="0" w:color="auto"/>
        <w:right w:val="none" w:sz="0" w:space="0" w:color="auto"/>
      </w:divBdr>
    </w:div>
    <w:div w:id="1131635814">
      <w:bodyDiv w:val="1"/>
      <w:marLeft w:val="0"/>
      <w:marRight w:val="0"/>
      <w:marTop w:val="0"/>
      <w:marBottom w:val="0"/>
      <w:divBdr>
        <w:top w:val="none" w:sz="0" w:space="0" w:color="auto"/>
        <w:left w:val="none" w:sz="0" w:space="0" w:color="auto"/>
        <w:bottom w:val="none" w:sz="0" w:space="0" w:color="auto"/>
        <w:right w:val="none" w:sz="0" w:space="0" w:color="auto"/>
      </w:divBdr>
    </w:div>
    <w:div w:id="1142311226">
      <w:bodyDiv w:val="1"/>
      <w:marLeft w:val="0"/>
      <w:marRight w:val="0"/>
      <w:marTop w:val="0"/>
      <w:marBottom w:val="0"/>
      <w:divBdr>
        <w:top w:val="none" w:sz="0" w:space="0" w:color="auto"/>
        <w:left w:val="none" w:sz="0" w:space="0" w:color="auto"/>
        <w:bottom w:val="none" w:sz="0" w:space="0" w:color="auto"/>
        <w:right w:val="none" w:sz="0" w:space="0" w:color="auto"/>
      </w:divBdr>
    </w:div>
    <w:div w:id="1173884503">
      <w:bodyDiv w:val="1"/>
      <w:marLeft w:val="0"/>
      <w:marRight w:val="0"/>
      <w:marTop w:val="0"/>
      <w:marBottom w:val="0"/>
      <w:divBdr>
        <w:top w:val="none" w:sz="0" w:space="0" w:color="auto"/>
        <w:left w:val="none" w:sz="0" w:space="0" w:color="auto"/>
        <w:bottom w:val="none" w:sz="0" w:space="0" w:color="auto"/>
        <w:right w:val="none" w:sz="0" w:space="0" w:color="auto"/>
      </w:divBdr>
    </w:div>
    <w:div w:id="1200125643">
      <w:bodyDiv w:val="1"/>
      <w:marLeft w:val="0"/>
      <w:marRight w:val="0"/>
      <w:marTop w:val="0"/>
      <w:marBottom w:val="0"/>
      <w:divBdr>
        <w:top w:val="none" w:sz="0" w:space="0" w:color="auto"/>
        <w:left w:val="none" w:sz="0" w:space="0" w:color="auto"/>
        <w:bottom w:val="none" w:sz="0" w:space="0" w:color="auto"/>
        <w:right w:val="none" w:sz="0" w:space="0" w:color="auto"/>
      </w:divBdr>
    </w:div>
    <w:div w:id="1356887002">
      <w:bodyDiv w:val="1"/>
      <w:marLeft w:val="0"/>
      <w:marRight w:val="0"/>
      <w:marTop w:val="0"/>
      <w:marBottom w:val="0"/>
      <w:divBdr>
        <w:top w:val="none" w:sz="0" w:space="0" w:color="auto"/>
        <w:left w:val="none" w:sz="0" w:space="0" w:color="auto"/>
        <w:bottom w:val="none" w:sz="0" w:space="0" w:color="auto"/>
        <w:right w:val="none" w:sz="0" w:space="0" w:color="auto"/>
      </w:divBdr>
    </w:div>
    <w:div w:id="1382944700">
      <w:bodyDiv w:val="1"/>
      <w:marLeft w:val="0"/>
      <w:marRight w:val="0"/>
      <w:marTop w:val="0"/>
      <w:marBottom w:val="0"/>
      <w:divBdr>
        <w:top w:val="none" w:sz="0" w:space="0" w:color="auto"/>
        <w:left w:val="none" w:sz="0" w:space="0" w:color="auto"/>
        <w:bottom w:val="none" w:sz="0" w:space="0" w:color="auto"/>
        <w:right w:val="none" w:sz="0" w:space="0" w:color="auto"/>
      </w:divBdr>
    </w:div>
    <w:div w:id="1408960018">
      <w:bodyDiv w:val="1"/>
      <w:marLeft w:val="0"/>
      <w:marRight w:val="0"/>
      <w:marTop w:val="0"/>
      <w:marBottom w:val="0"/>
      <w:divBdr>
        <w:top w:val="none" w:sz="0" w:space="0" w:color="auto"/>
        <w:left w:val="none" w:sz="0" w:space="0" w:color="auto"/>
        <w:bottom w:val="none" w:sz="0" w:space="0" w:color="auto"/>
        <w:right w:val="none" w:sz="0" w:space="0" w:color="auto"/>
      </w:divBdr>
    </w:div>
    <w:div w:id="1465929945">
      <w:bodyDiv w:val="1"/>
      <w:marLeft w:val="0"/>
      <w:marRight w:val="0"/>
      <w:marTop w:val="0"/>
      <w:marBottom w:val="0"/>
      <w:divBdr>
        <w:top w:val="none" w:sz="0" w:space="0" w:color="auto"/>
        <w:left w:val="none" w:sz="0" w:space="0" w:color="auto"/>
        <w:bottom w:val="none" w:sz="0" w:space="0" w:color="auto"/>
        <w:right w:val="none" w:sz="0" w:space="0" w:color="auto"/>
      </w:divBdr>
    </w:div>
    <w:div w:id="1480805786">
      <w:bodyDiv w:val="1"/>
      <w:marLeft w:val="0"/>
      <w:marRight w:val="0"/>
      <w:marTop w:val="0"/>
      <w:marBottom w:val="0"/>
      <w:divBdr>
        <w:top w:val="none" w:sz="0" w:space="0" w:color="auto"/>
        <w:left w:val="none" w:sz="0" w:space="0" w:color="auto"/>
        <w:bottom w:val="none" w:sz="0" w:space="0" w:color="auto"/>
        <w:right w:val="none" w:sz="0" w:space="0" w:color="auto"/>
      </w:divBdr>
    </w:div>
    <w:div w:id="1481729851">
      <w:bodyDiv w:val="1"/>
      <w:marLeft w:val="0"/>
      <w:marRight w:val="0"/>
      <w:marTop w:val="0"/>
      <w:marBottom w:val="0"/>
      <w:divBdr>
        <w:top w:val="none" w:sz="0" w:space="0" w:color="auto"/>
        <w:left w:val="none" w:sz="0" w:space="0" w:color="auto"/>
        <w:bottom w:val="none" w:sz="0" w:space="0" w:color="auto"/>
        <w:right w:val="none" w:sz="0" w:space="0" w:color="auto"/>
      </w:divBdr>
    </w:div>
    <w:div w:id="1490249691">
      <w:bodyDiv w:val="1"/>
      <w:marLeft w:val="0"/>
      <w:marRight w:val="0"/>
      <w:marTop w:val="0"/>
      <w:marBottom w:val="0"/>
      <w:divBdr>
        <w:top w:val="none" w:sz="0" w:space="0" w:color="auto"/>
        <w:left w:val="none" w:sz="0" w:space="0" w:color="auto"/>
        <w:bottom w:val="none" w:sz="0" w:space="0" w:color="auto"/>
        <w:right w:val="none" w:sz="0" w:space="0" w:color="auto"/>
      </w:divBdr>
    </w:div>
    <w:div w:id="1497306993">
      <w:bodyDiv w:val="1"/>
      <w:marLeft w:val="0"/>
      <w:marRight w:val="0"/>
      <w:marTop w:val="0"/>
      <w:marBottom w:val="0"/>
      <w:divBdr>
        <w:top w:val="none" w:sz="0" w:space="0" w:color="auto"/>
        <w:left w:val="none" w:sz="0" w:space="0" w:color="auto"/>
        <w:bottom w:val="none" w:sz="0" w:space="0" w:color="auto"/>
        <w:right w:val="none" w:sz="0" w:space="0" w:color="auto"/>
      </w:divBdr>
    </w:div>
    <w:div w:id="1505823942">
      <w:bodyDiv w:val="1"/>
      <w:marLeft w:val="0"/>
      <w:marRight w:val="0"/>
      <w:marTop w:val="0"/>
      <w:marBottom w:val="0"/>
      <w:divBdr>
        <w:top w:val="none" w:sz="0" w:space="0" w:color="auto"/>
        <w:left w:val="none" w:sz="0" w:space="0" w:color="auto"/>
        <w:bottom w:val="none" w:sz="0" w:space="0" w:color="auto"/>
        <w:right w:val="none" w:sz="0" w:space="0" w:color="auto"/>
      </w:divBdr>
    </w:div>
    <w:div w:id="1521699970">
      <w:bodyDiv w:val="1"/>
      <w:marLeft w:val="0"/>
      <w:marRight w:val="0"/>
      <w:marTop w:val="0"/>
      <w:marBottom w:val="0"/>
      <w:divBdr>
        <w:top w:val="none" w:sz="0" w:space="0" w:color="auto"/>
        <w:left w:val="none" w:sz="0" w:space="0" w:color="auto"/>
        <w:bottom w:val="none" w:sz="0" w:space="0" w:color="auto"/>
        <w:right w:val="none" w:sz="0" w:space="0" w:color="auto"/>
      </w:divBdr>
    </w:div>
    <w:div w:id="1527870125">
      <w:bodyDiv w:val="1"/>
      <w:marLeft w:val="0"/>
      <w:marRight w:val="0"/>
      <w:marTop w:val="0"/>
      <w:marBottom w:val="0"/>
      <w:divBdr>
        <w:top w:val="none" w:sz="0" w:space="0" w:color="auto"/>
        <w:left w:val="none" w:sz="0" w:space="0" w:color="auto"/>
        <w:bottom w:val="none" w:sz="0" w:space="0" w:color="auto"/>
        <w:right w:val="none" w:sz="0" w:space="0" w:color="auto"/>
      </w:divBdr>
    </w:div>
    <w:div w:id="1562138741">
      <w:bodyDiv w:val="1"/>
      <w:marLeft w:val="0"/>
      <w:marRight w:val="0"/>
      <w:marTop w:val="0"/>
      <w:marBottom w:val="0"/>
      <w:divBdr>
        <w:top w:val="none" w:sz="0" w:space="0" w:color="auto"/>
        <w:left w:val="none" w:sz="0" w:space="0" w:color="auto"/>
        <w:bottom w:val="none" w:sz="0" w:space="0" w:color="auto"/>
        <w:right w:val="none" w:sz="0" w:space="0" w:color="auto"/>
      </w:divBdr>
    </w:div>
    <w:div w:id="1618829881">
      <w:bodyDiv w:val="1"/>
      <w:marLeft w:val="0"/>
      <w:marRight w:val="0"/>
      <w:marTop w:val="0"/>
      <w:marBottom w:val="0"/>
      <w:divBdr>
        <w:top w:val="none" w:sz="0" w:space="0" w:color="auto"/>
        <w:left w:val="none" w:sz="0" w:space="0" w:color="auto"/>
        <w:bottom w:val="none" w:sz="0" w:space="0" w:color="auto"/>
        <w:right w:val="none" w:sz="0" w:space="0" w:color="auto"/>
      </w:divBdr>
    </w:div>
    <w:div w:id="1620260416">
      <w:bodyDiv w:val="1"/>
      <w:marLeft w:val="0"/>
      <w:marRight w:val="0"/>
      <w:marTop w:val="0"/>
      <w:marBottom w:val="0"/>
      <w:divBdr>
        <w:top w:val="none" w:sz="0" w:space="0" w:color="auto"/>
        <w:left w:val="none" w:sz="0" w:space="0" w:color="auto"/>
        <w:bottom w:val="none" w:sz="0" w:space="0" w:color="auto"/>
        <w:right w:val="none" w:sz="0" w:space="0" w:color="auto"/>
      </w:divBdr>
    </w:div>
    <w:div w:id="1633364523">
      <w:bodyDiv w:val="1"/>
      <w:marLeft w:val="0"/>
      <w:marRight w:val="0"/>
      <w:marTop w:val="0"/>
      <w:marBottom w:val="0"/>
      <w:divBdr>
        <w:top w:val="none" w:sz="0" w:space="0" w:color="auto"/>
        <w:left w:val="none" w:sz="0" w:space="0" w:color="auto"/>
        <w:bottom w:val="none" w:sz="0" w:space="0" w:color="auto"/>
        <w:right w:val="none" w:sz="0" w:space="0" w:color="auto"/>
      </w:divBdr>
      <w:divsChild>
        <w:div w:id="280381834">
          <w:marLeft w:val="547"/>
          <w:marRight w:val="0"/>
          <w:marTop w:val="115"/>
          <w:marBottom w:val="58"/>
          <w:divBdr>
            <w:top w:val="none" w:sz="0" w:space="0" w:color="auto"/>
            <w:left w:val="none" w:sz="0" w:space="0" w:color="auto"/>
            <w:bottom w:val="none" w:sz="0" w:space="0" w:color="auto"/>
            <w:right w:val="none" w:sz="0" w:space="0" w:color="auto"/>
          </w:divBdr>
        </w:div>
        <w:div w:id="1069420574">
          <w:marLeft w:val="965"/>
          <w:marRight w:val="0"/>
          <w:marTop w:val="96"/>
          <w:marBottom w:val="48"/>
          <w:divBdr>
            <w:top w:val="none" w:sz="0" w:space="0" w:color="auto"/>
            <w:left w:val="none" w:sz="0" w:space="0" w:color="auto"/>
            <w:bottom w:val="none" w:sz="0" w:space="0" w:color="auto"/>
            <w:right w:val="none" w:sz="0" w:space="0" w:color="auto"/>
          </w:divBdr>
        </w:div>
        <w:div w:id="1449885465">
          <w:marLeft w:val="965"/>
          <w:marRight w:val="0"/>
          <w:marTop w:val="96"/>
          <w:marBottom w:val="48"/>
          <w:divBdr>
            <w:top w:val="none" w:sz="0" w:space="0" w:color="auto"/>
            <w:left w:val="none" w:sz="0" w:space="0" w:color="auto"/>
            <w:bottom w:val="none" w:sz="0" w:space="0" w:color="auto"/>
            <w:right w:val="none" w:sz="0" w:space="0" w:color="auto"/>
          </w:divBdr>
        </w:div>
        <w:div w:id="2116556918">
          <w:marLeft w:val="547"/>
          <w:marRight w:val="0"/>
          <w:marTop w:val="115"/>
          <w:marBottom w:val="58"/>
          <w:divBdr>
            <w:top w:val="none" w:sz="0" w:space="0" w:color="auto"/>
            <w:left w:val="none" w:sz="0" w:space="0" w:color="auto"/>
            <w:bottom w:val="none" w:sz="0" w:space="0" w:color="auto"/>
            <w:right w:val="none" w:sz="0" w:space="0" w:color="auto"/>
          </w:divBdr>
        </w:div>
        <w:div w:id="1757052226">
          <w:marLeft w:val="965"/>
          <w:marRight w:val="0"/>
          <w:marTop w:val="96"/>
          <w:marBottom w:val="48"/>
          <w:divBdr>
            <w:top w:val="none" w:sz="0" w:space="0" w:color="auto"/>
            <w:left w:val="none" w:sz="0" w:space="0" w:color="auto"/>
            <w:bottom w:val="none" w:sz="0" w:space="0" w:color="auto"/>
            <w:right w:val="none" w:sz="0" w:space="0" w:color="auto"/>
          </w:divBdr>
        </w:div>
        <w:div w:id="2014600323">
          <w:marLeft w:val="547"/>
          <w:marRight w:val="0"/>
          <w:marTop w:val="115"/>
          <w:marBottom w:val="58"/>
          <w:divBdr>
            <w:top w:val="none" w:sz="0" w:space="0" w:color="auto"/>
            <w:left w:val="none" w:sz="0" w:space="0" w:color="auto"/>
            <w:bottom w:val="none" w:sz="0" w:space="0" w:color="auto"/>
            <w:right w:val="none" w:sz="0" w:space="0" w:color="auto"/>
          </w:divBdr>
        </w:div>
        <w:div w:id="585304487">
          <w:marLeft w:val="965"/>
          <w:marRight w:val="0"/>
          <w:marTop w:val="96"/>
          <w:marBottom w:val="48"/>
          <w:divBdr>
            <w:top w:val="none" w:sz="0" w:space="0" w:color="auto"/>
            <w:left w:val="none" w:sz="0" w:space="0" w:color="auto"/>
            <w:bottom w:val="none" w:sz="0" w:space="0" w:color="auto"/>
            <w:right w:val="none" w:sz="0" w:space="0" w:color="auto"/>
          </w:divBdr>
        </w:div>
        <w:div w:id="1419521629">
          <w:marLeft w:val="547"/>
          <w:marRight w:val="0"/>
          <w:marTop w:val="115"/>
          <w:marBottom w:val="58"/>
          <w:divBdr>
            <w:top w:val="none" w:sz="0" w:space="0" w:color="auto"/>
            <w:left w:val="none" w:sz="0" w:space="0" w:color="auto"/>
            <w:bottom w:val="none" w:sz="0" w:space="0" w:color="auto"/>
            <w:right w:val="none" w:sz="0" w:space="0" w:color="auto"/>
          </w:divBdr>
        </w:div>
        <w:div w:id="1234899541">
          <w:marLeft w:val="965"/>
          <w:marRight w:val="0"/>
          <w:marTop w:val="96"/>
          <w:marBottom w:val="48"/>
          <w:divBdr>
            <w:top w:val="none" w:sz="0" w:space="0" w:color="auto"/>
            <w:left w:val="none" w:sz="0" w:space="0" w:color="auto"/>
            <w:bottom w:val="none" w:sz="0" w:space="0" w:color="auto"/>
            <w:right w:val="none" w:sz="0" w:space="0" w:color="auto"/>
          </w:divBdr>
        </w:div>
      </w:divsChild>
    </w:div>
    <w:div w:id="1675722260">
      <w:bodyDiv w:val="1"/>
      <w:marLeft w:val="0"/>
      <w:marRight w:val="0"/>
      <w:marTop w:val="0"/>
      <w:marBottom w:val="0"/>
      <w:divBdr>
        <w:top w:val="none" w:sz="0" w:space="0" w:color="auto"/>
        <w:left w:val="none" w:sz="0" w:space="0" w:color="auto"/>
        <w:bottom w:val="none" w:sz="0" w:space="0" w:color="auto"/>
        <w:right w:val="none" w:sz="0" w:space="0" w:color="auto"/>
      </w:divBdr>
    </w:div>
    <w:div w:id="1708329306">
      <w:bodyDiv w:val="1"/>
      <w:marLeft w:val="0"/>
      <w:marRight w:val="0"/>
      <w:marTop w:val="0"/>
      <w:marBottom w:val="0"/>
      <w:divBdr>
        <w:top w:val="none" w:sz="0" w:space="0" w:color="auto"/>
        <w:left w:val="none" w:sz="0" w:space="0" w:color="auto"/>
        <w:bottom w:val="none" w:sz="0" w:space="0" w:color="auto"/>
        <w:right w:val="none" w:sz="0" w:space="0" w:color="auto"/>
      </w:divBdr>
      <w:divsChild>
        <w:div w:id="1524633986">
          <w:marLeft w:val="547"/>
          <w:marRight w:val="0"/>
          <w:marTop w:val="115"/>
          <w:marBottom w:val="58"/>
          <w:divBdr>
            <w:top w:val="none" w:sz="0" w:space="0" w:color="auto"/>
            <w:left w:val="none" w:sz="0" w:space="0" w:color="auto"/>
            <w:bottom w:val="none" w:sz="0" w:space="0" w:color="auto"/>
            <w:right w:val="none" w:sz="0" w:space="0" w:color="auto"/>
          </w:divBdr>
        </w:div>
        <w:div w:id="596518420">
          <w:marLeft w:val="965"/>
          <w:marRight w:val="0"/>
          <w:marTop w:val="96"/>
          <w:marBottom w:val="48"/>
          <w:divBdr>
            <w:top w:val="none" w:sz="0" w:space="0" w:color="auto"/>
            <w:left w:val="none" w:sz="0" w:space="0" w:color="auto"/>
            <w:bottom w:val="none" w:sz="0" w:space="0" w:color="auto"/>
            <w:right w:val="none" w:sz="0" w:space="0" w:color="auto"/>
          </w:divBdr>
        </w:div>
        <w:div w:id="1821574364">
          <w:marLeft w:val="965"/>
          <w:marRight w:val="0"/>
          <w:marTop w:val="96"/>
          <w:marBottom w:val="48"/>
          <w:divBdr>
            <w:top w:val="none" w:sz="0" w:space="0" w:color="auto"/>
            <w:left w:val="none" w:sz="0" w:space="0" w:color="auto"/>
            <w:bottom w:val="none" w:sz="0" w:space="0" w:color="auto"/>
            <w:right w:val="none" w:sz="0" w:space="0" w:color="auto"/>
          </w:divBdr>
        </w:div>
        <w:div w:id="1974864293">
          <w:marLeft w:val="547"/>
          <w:marRight w:val="0"/>
          <w:marTop w:val="115"/>
          <w:marBottom w:val="58"/>
          <w:divBdr>
            <w:top w:val="none" w:sz="0" w:space="0" w:color="auto"/>
            <w:left w:val="none" w:sz="0" w:space="0" w:color="auto"/>
            <w:bottom w:val="none" w:sz="0" w:space="0" w:color="auto"/>
            <w:right w:val="none" w:sz="0" w:space="0" w:color="auto"/>
          </w:divBdr>
        </w:div>
        <w:div w:id="120808571">
          <w:marLeft w:val="965"/>
          <w:marRight w:val="0"/>
          <w:marTop w:val="96"/>
          <w:marBottom w:val="48"/>
          <w:divBdr>
            <w:top w:val="none" w:sz="0" w:space="0" w:color="auto"/>
            <w:left w:val="none" w:sz="0" w:space="0" w:color="auto"/>
            <w:bottom w:val="none" w:sz="0" w:space="0" w:color="auto"/>
            <w:right w:val="none" w:sz="0" w:space="0" w:color="auto"/>
          </w:divBdr>
        </w:div>
      </w:divsChild>
    </w:div>
    <w:div w:id="1736855783">
      <w:bodyDiv w:val="1"/>
      <w:marLeft w:val="0"/>
      <w:marRight w:val="0"/>
      <w:marTop w:val="0"/>
      <w:marBottom w:val="0"/>
      <w:divBdr>
        <w:top w:val="none" w:sz="0" w:space="0" w:color="auto"/>
        <w:left w:val="none" w:sz="0" w:space="0" w:color="auto"/>
        <w:bottom w:val="none" w:sz="0" w:space="0" w:color="auto"/>
        <w:right w:val="none" w:sz="0" w:space="0" w:color="auto"/>
      </w:divBdr>
    </w:div>
    <w:div w:id="1806006057">
      <w:bodyDiv w:val="1"/>
      <w:marLeft w:val="0"/>
      <w:marRight w:val="0"/>
      <w:marTop w:val="0"/>
      <w:marBottom w:val="0"/>
      <w:divBdr>
        <w:top w:val="none" w:sz="0" w:space="0" w:color="auto"/>
        <w:left w:val="none" w:sz="0" w:space="0" w:color="auto"/>
        <w:bottom w:val="none" w:sz="0" w:space="0" w:color="auto"/>
        <w:right w:val="none" w:sz="0" w:space="0" w:color="auto"/>
      </w:divBdr>
      <w:divsChild>
        <w:div w:id="847138288">
          <w:marLeft w:val="567"/>
          <w:marRight w:val="0"/>
          <w:marTop w:val="0"/>
          <w:marBottom w:val="0"/>
          <w:divBdr>
            <w:top w:val="none" w:sz="0" w:space="0" w:color="auto"/>
            <w:left w:val="none" w:sz="0" w:space="0" w:color="auto"/>
            <w:bottom w:val="none" w:sz="0" w:space="0" w:color="auto"/>
            <w:right w:val="none" w:sz="0" w:space="0" w:color="auto"/>
          </w:divBdr>
        </w:div>
        <w:div w:id="423113913">
          <w:marLeft w:val="567"/>
          <w:marRight w:val="0"/>
          <w:marTop w:val="0"/>
          <w:marBottom w:val="0"/>
          <w:divBdr>
            <w:top w:val="none" w:sz="0" w:space="0" w:color="auto"/>
            <w:left w:val="none" w:sz="0" w:space="0" w:color="auto"/>
            <w:bottom w:val="none" w:sz="0" w:space="0" w:color="auto"/>
            <w:right w:val="none" w:sz="0" w:space="0" w:color="auto"/>
          </w:divBdr>
        </w:div>
        <w:div w:id="748308911">
          <w:marLeft w:val="567"/>
          <w:marRight w:val="0"/>
          <w:marTop w:val="0"/>
          <w:marBottom w:val="0"/>
          <w:divBdr>
            <w:top w:val="none" w:sz="0" w:space="0" w:color="auto"/>
            <w:left w:val="none" w:sz="0" w:space="0" w:color="auto"/>
            <w:bottom w:val="none" w:sz="0" w:space="0" w:color="auto"/>
            <w:right w:val="none" w:sz="0" w:space="0" w:color="auto"/>
          </w:divBdr>
        </w:div>
        <w:div w:id="1649824720">
          <w:marLeft w:val="567"/>
          <w:marRight w:val="0"/>
          <w:marTop w:val="0"/>
          <w:marBottom w:val="0"/>
          <w:divBdr>
            <w:top w:val="none" w:sz="0" w:space="0" w:color="auto"/>
            <w:left w:val="none" w:sz="0" w:space="0" w:color="auto"/>
            <w:bottom w:val="none" w:sz="0" w:space="0" w:color="auto"/>
            <w:right w:val="none" w:sz="0" w:space="0" w:color="auto"/>
          </w:divBdr>
        </w:div>
        <w:div w:id="2058045452">
          <w:marLeft w:val="567"/>
          <w:marRight w:val="0"/>
          <w:marTop w:val="0"/>
          <w:marBottom w:val="0"/>
          <w:divBdr>
            <w:top w:val="none" w:sz="0" w:space="0" w:color="auto"/>
            <w:left w:val="none" w:sz="0" w:space="0" w:color="auto"/>
            <w:bottom w:val="none" w:sz="0" w:space="0" w:color="auto"/>
            <w:right w:val="none" w:sz="0" w:space="0" w:color="auto"/>
          </w:divBdr>
        </w:div>
        <w:div w:id="159468352">
          <w:marLeft w:val="567"/>
          <w:marRight w:val="0"/>
          <w:marTop w:val="0"/>
          <w:marBottom w:val="0"/>
          <w:divBdr>
            <w:top w:val="none" w:sz="0" w:space="0" w:color="auto"/>
            <w:left w:val="none" w:sz="0" w:space="0" w:color="auto"/>
            <w:bottom w:val="none" w:sz="0" w:space="0" w:color="auto"/>
            <w:right w:val="none" w:sz="0" w:space="0" w:color="auto"/>
          </w:divBdr>
          <w:divsChild>
            <w:div w:id="1379664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19687933">
      <w:bodyDiv w:val="1"/>
      <w:marLeft w:val="0"/>
      <w:marRight w:val="0"/>
      <w:marTop w:val="0"/>
      <w:marBottom w:val="0"/>
      <w:divBdr>
        <w:top w:val="none" w:sz="0" w:space="0" w:color="auto"/>
        <w:left w:val="none" w:sz="0" w:space="0" w:color="auto"/>
        <w:bottom w:val="none" w:sz="0" w:space="0" w:color="auto"/>
        <w:right w:val="none" w:sz="0" w:space="0" w:color="auto"/>
      </w:divBdr>
    </w:div>
    <w:div w:id="1884171552">
      <w:bodyDiv w:val="1"/>
      <w:marLeft w:val="0"/>
      <w:marRight w:val="0"/>
      <w:marTop w:val="0"/>
      <w:marBottom w:val="0"/>
      <w:divBdr>
        <w:top w:val="none" w:sz="0" w:space="0" w:color="auto"/>
        <w:left w:val="none" w:sz="0" w:space="0" w:color="auto"/>
        <w:bottom w:val="none" w:sz="0" w:space="0" w:color="auto"/>
        <w:right w:val="none" w:sz="0" w:space="0" w:color="auto"/>
      </w:divBdr>
      <w:divsChild>
        <w:div w:id="86313029">
          <w:marLeft w:val="547"/>
          <w:marRight w:val="0"/>
          <w:marTop w:val="115"/>
          <w:marBottom w:val="58"/>
          <w:divBdr>
            <w:top w:val="none" w:sz="0" w:space="0" w:color="auto"/>
            <w:left w:val="none" w:sz="0" w:space="0" w:color="auto"/>
            <w:bottom w:val="none" w:sz="0" w:space="0" w:color="auto"/>
            <w:right w:val="none" w:sz="0" w:space="0" w:color="auto"/>
          </w:divBdr>
        </w:div>
        <w:div w:id="1001390161">
          <w:marLeft w:val="965"/>
          <w:marRight w:val="0"/>
          <w:marTop w:val="96"/>
          <w:marBottom w:val="48"/>
          <w:divBdr>
            <w:top w:val="none" w:sz="0" w:space="0" w:color="auto"/>
            <w:left w:val="none" w:sz="0" w:space="0" w:color="auto"/>
            <w:bottom w:val="none" w:sz="0" w:space="0" w:color="auto"/>
            <w:right w:val="none" w:sz="0" w:space="0" w:color="auto"/>
          </w:divBdr>
        </w:div>
        <w:div w:id="717902035">
          <w:marLeft w:val="547"/>
          <w:marRight w:val="0"/>
          <w:marTop w:val="115"/>
          <w:marBottom w:val="58"/>
          <w:divBdr>
            <w:top w:val="none" w:sz="0" w:space="0" w:color="auto"/>
            <w:left w:val="none" w:sz="0" w:space="0" w:color="auto"/>
            <w:bottom w:val="none" w:sz="0" w:space="0" w:color="auto"/>
            <w:right w:val="none" w:sz="0" w:space="0" w:color="auto"/>
          </w:divBdr>
        </w:div>
        <w:div w:id="1022315997">
          <w:marLeft w:val="965"/>
          <w:marRight w:val="0"/>
          <w:marTop w:val="96"/>
          <w:marBottom w:val="48"/>
          <w:divBdr>
            <w:top w:val="none" w:sz="0" w:space="0" w:color="auto"/>
            <w:left w:val="none" w:sz="0" w:space="0" w:color="auto"/>
            <w:bottom w:val="none" w:sz="0" w:space="0" w:color="auto"/>
            <w:right w:val="none" w:sz="0" w:space="0" w:color="auto"/>
          </w:divBdr>
        </w:div>
        <w:div w:id="701200889">
          <w:marLeft w:val="547"/>
          <w:marRight w:val="0"/>
          <w:marTop w:val="115"/>
          <w:marBottom w:val="58"/>
          <w:divBdr>
            <w:top w:val="none" w:sz="0" w:space="0" w:color="auto"/>
            <w:left w:val="none" w:sz="0" w:space="0" w:color="auto"/>
            <w:bottom w:val="none" w:sz="0" w:space="0" w:color="auto"/>
            <w:right w:val="none" w:sz="0" w:space="0" w:color="auto"/>
          </w:divBdr>
        </w:div>
        <w:div w:id="1845509112">
          <w:marLeft w:val="965"/>
          <w:marRight w:val="0"/>
          <w:marTop w:val="96"/>
          <w:marBottom w:val="48"/>
          <w:divBdr>
            <w:top w:val="none" w:sz="0" w:space="0" w:color="auto"/>
            <w:left w:val="none" w:sz="0" w:space="0" w:color="auto"/>
            <w:bottom w:val="none" w:sz="0" w:space="0" w:color="auto"/>
            <w:right w:val="none" w:sz="0" w:space="0" w:color="auto"/>
          </w:divBdr>
        </w:div>
        <w:div w:id="533228187">
          <w:marLeft w:val="965"/>
          <w:marRight w:val="0"/>
          <w:marTop w:val="96"/>
          <w:marBottom w:val="48"/>
          <w:divBdr>
            <w:top w:val="none" w:sz="0" w:space="0" w:color="auto"/>
            <w:left w:val="none" w:sz="0" w:space="0" w:color="auto"/>
            <w:bottom w:val="none" w:sz="0" w:space="0" w:color="auto"/>
            <w:right w:val="none" w:sz="0" w:space="0" w:color="auto"/>
          </w:divBdr>
        </w:div>
        <w:div w:id="1678730746">
          <w:marLeft w:val="547"/>
          <w:marRight w:val="0"/>
          <w:marTop w:val="115"/>
          <w:marBottom w:val="58"/>
          <w:divBdr>
            <w:top w:val="none" w:sz="0" w:space="0" w:color="auto"/>
            <w:left w:val="none" w:sz="0" w:space="0" w:color="auto"/>
            <w:bottom w:val="none" w:sz="0" w:space="0" w:color="auto"/>
            <w:right w:val="none" w:sz="0" w:space="0" w:color="auto"/>
          </w:divBdr>
        </w:div>
        <w:div w:id="1544098059">
          <w:marLeft w:val="965"/>
          <w:marRight w:val="0"/>
          <w:marTop w:val="96"/>
          <w:marBottom w:val="48"/>
          <w:divBdr>
            <w:top w:val="none" w:sz="0" w:space="0" w:color="auto"/>
            <w:left w:val="none" w:sz="0" w:space="0" w:color="auto"/>
            <w:bottom w:val="none" w:sz="0" w:space="0" w:color="auto"/>
            <w:right w:val="none" w:sz="0" w:space="0" w:color="auto"/>
          </w:divBdr>
        </w:div>
      </w:divsChild>
    </w:div>
    <w:div w:id="1889609961">
      <w:bodyDiv w:val="1"/>
      <w:marLeft w:val="0"/>
      <w:marRight w:val="0"/>
      <w:marTop w:val="0"/>
      <w:marBottom w:val="0"/>
      <w:divBdr>
        <w:top w:val="none" w:sz="0" w:space="0" w:color="auto"/>
        <w:left w:val="none" w:sz="0" w:space="0" w:color="auto"/>
        <w:bottom w:val="none" w:sz="0" w:space="0" w:color="auto"/>
        <w:right w:val="none" w:sz="0" w:space="0" w:color="auto"/>
      </w:divBdr>
    </w:div>
    <w:div w:id="2023505906">
      <w:bodyDiv w:val="1"/>
      <w:marLeft w:val="0"/>
      <w:marRight w:val="0"/>
      <w:marTop w:val="0"/>
      <w:marBottom w:val="0"/>
      <w:divBdr>
        <w:top w:val="none" w:sz="0" w:space="0" w:color="auto"/>
        <w:left w:val="none" w:sz="0" w:space="0" w:color="auto"/>
        <w:bottom w:val="none" w:sz="0" w:space="0" w:color="auto"/>
        <w:right w:val="none" w:sz="0" w:space="0" w:color="auto"/>
      </w:divBdr>
    </w:div>
    <w:div w:id="2064980094">
      <w:bodyDiv w:val="1"/>
      <w:marLeft w:val="0"/>
      <w:marRight w:val="0"/>
      <w:marTop w:val="0"/>
      <w:marBottom w:val="0"/>
      <w:divBdr>
        <w:top w:val="none" w:sz="0" w:space="0" w:color="auto"/>
        <w:left w:val="none" w:sz="0" w:space="0" w:color="auto"/>
        <w:bottom w:val="none" w:sz="0" w:space="0" w:color="auto"/>
        <w:right w:val="none" w:sz="0" w:space="0" w:color="auto"/>
      </w:divBdr>
    </w:div>
    <w:div w:id="2103060301">
      <w:bodyDiv w:val="1"/>
      <w:marLeft w:val="0"/>
      <w:marRight w:val="0"/>
      <w:marTop w:val="0"/>
      <w:marBottom w:val="0"/>
      <w:divBdr>
        <w:top w:val="none" w:sz="0" w:space="0" w:color="auto"/>
        <w:left w:val="none" w:sz="0" w:space="0" w:color="auto"/>
        <w:bottom w:val="none" w:sz="0" w:space="0" w:color="auto"/>
        <w:right w:val="none" w:sz="0" w:space="0" w:color="auto"/>
      </w:divBdr>
    </w:div>
    <w:div w:id="2109886666">
      <w:bodyDiv w:val="1"/>
      <w:marLeft w:val="0"/>
      <w:marRight w:val="0"/>
      <w:marTop w:val="0"/>
      <w:marBottom w:val="0"/>
      <w:divBdr>
        <w:top w:val="none" w:sz="0" w:space="0" w:color="auto"/>
        <w:left w:val="none" w:sz="0" w:space="0" w:color="auto"/>
        <w:bottom w:val="none" w:sz="0" w:space="0" w:color="auto"/>
        <w:right w:val="none" w:sz="0" w:space="0" w:color="auto"/>
      </w:divBdr>
    </w:div>
    <w:div w:id="211891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interstagebpm.com/eid?openid.mode=apiWho" TargetMode="External"/><Relationship Id="rId1" Type="http://schemas.openxmlformats.org/officeDocument/2006/relationships/hyperlink" Target="https://interstagebpm.com/eid/?openid.mode=apiWho"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6.emf"/><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72A812-3569-4DFB-9DAD-13998E796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1933</Words>
  <Characters>11020</Characters>
  <Application>Microsoft Office Word</Application>
  <DocSecurity>0</DocSecurity>
  <Lines>91</Lines>
  <Paragraphs>25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SSOFI Lightweight Authentication Protocol (SLAP)</vt:lpstr>
      <vt:lpstr/>
    </vt:vector>
  </TitlesOfParts>
  <LinksUpToDate>false</LinksUpToDate>
  <CharactersWithSpaces>12928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SSOFI Lightweight Authentication Protocol (SLAP)</dc:title>
  <dc:subject>Detailed Requirements Document</dc:subject>
  <dc:creator/>
  <cp:lastModifiedBy/>
  <cp:revision>1</cp:revision>
  <dcterms:created xsi:type="dcterms:W3CDTF">2015-08-11T01:15:00Z</dcterms:created>
  <dcterms:modified xsi:type="dcterms:W3CDTF">2015-09-18T15:23:00Z</dcterms:modified>
</cp:coreProperties>
</file>